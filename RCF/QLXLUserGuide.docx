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150140" w:rsidRDefault="00150140" w:rsidP="00A73D0E">
      <w:pPr>
        <w:spacing w:line="0" w:lineRule="atLeast"/>
        <w:jc w:val="center"/>
        <w:rPr>
          <w:rFonts w:ascii="Courier New" w:eastAsia="Courier New" w:hAnsi="Courier New"/>
          <w:b/>
          <w:sz w:val="28"/>
          <w:szCs w:val="28"/>
        </w:rPr>
      </w:pPr>
    </w:p>
    <w:p w:rsidR="004754F0" w:rsidRDefault="004754F0" w:rsidP="00A73D0E">
      <w:pPr>
        <w:spacing w:line="0" w:lineRule="atLeast"/>
        <w:jc w:val="center"/>
        <w:rPr>
          <w:rFonts w:ascii="Courier New" w:eastAsia="Courier New" w:hAnsi="Courier New"/>
          <w:b/>
          <w:sz w:val="28"/>
          <w:szCs w:val="28"/>
        </w:rPr>
      </w:pPr>
    </w:p>
    <w:p w:rsidR="00A73D0E" w:rsidRDefault="00A73D0E" w:rsidP="00A73D0E">
      <w:pPr>
        <w:spacing w:line="0" w:lineRule="atLeast"/>
        <w:jc w:val="center"/>
        <w:rPr>
          <w:rFonts w:ascii="Courier New" w:eastAsia="Courier New" w:hAnsi="Courier New"/>
          <w:b/>
          <w:sz w:val="28"/>
          <w:szCs w:val="28"/>
        </w:rPr>
      </w:pPr>
      <w:proofErr w:type="spellStart"/>
      <w:r w:rsidRPr="00A73D0E">
        <w:rPr>
          <w:rFonts w:ascii="Courier New" w:eastAsia="Courier New" w:hAnsi="Courier New"/>
          <w:b/>
          <w:sz w:val="28"/>
          <w:szCs w:val="28"/>
        </w:rPr>
        <w:t>QuantLibXL</w:t>
      </w:r>
      <w:proofErr w:type="spellEnd"/>
      <w:r w:rsidRPr="00A73D0E">
        <w:rPr>
          <w:rFonts w:ascii="Courier New" w:eastAsia="Courier New" w:hAnsi="Courier New"/>
          <w:b/>
          <w:sz w:val="28"/>
          <w:szCs w:val="28"/>
        </w:rPr>
        <w:t xml:space="preserve"> </w:t>
      </w:r>
      <w:ins w:id="0" w:author="MORENI NICOLA" w:date="2016-06-27T16:16:00Z">
        <w:r w:rsidR="001954CD" w:rsidRPr="001954CD">
          <w:rPr>
            <w:rFonts w:ascii="Courier New" w:eastAsia="Courier New" w:hAnsi="Courier New"/>
            <w:b/>
            <w:sz w:val="28"/>
            <w:szCs w:val="28"/>
          </w:rPr>
          <w:t>Rate Curves Framework</w:t>
        </w:r>
        <w:r w:rsidR="001954CD">
          <w:rPr>
            <w:rFonts w:ascii="Courier New" w:eastAsia="Courier New" w:hAnsi="Courier New"/>
            <w:b/>
            <w:sz w:val="28"/>
            <w:szCs w:val="28"/>
          </w:rPr>
          <w:t xml:space="preserve"> </w:t>
        </w:r>
      </w:ins>
      <w:r w:rsidRPr="00A73D0E">
        <w:rPr>
          <w:rFonts w:ascii="Courier New" w:eastAsia="Courier New" w:hAnsi="Courier New"/>
          <w:b/>
          <w:sz w:val="28"/>
          <w:szCs w:val="28"/>
        </w:rPr>
        <w:t>User Guide</w:t>
      </w:r>
    </w:p>
    <w:p w:rsidR="004754F0" w:rsidRDefault="004754F0" w:rsidP="00A73D0E">
      <w:pPr>
        <w:spacing w:line="0" w:lineRule="atLeast"/>
        <w:jc w:val="center"/>
        <w:rPr>
          <w:rFonts w:ascii="Courier New" w:eastAsia="Courier New" w:hAnsi="Courier New"/>
          <w:b/>
          <w:sz w:val="28"/>
          <w:szCs w:val="28"/>
        </w:rPr>
      </w:pPr>
    </w:p>
    <w:p w:rsidR="004754F0" w:rsidRDefault="004754F0" w:rsidP="004754F0">
      <w:pPr>
        <w:spacing w:line="0" w:lineRule="atLeast"/>
        <w:rPr>
          <w:rFonts w:ascii="Courier New" w:eastAsia="Courier New" w:hAnsi="Courier New"/>
          <w:b/>
          <w:sz w:val="28"/>
          <w:szCs w:val="28"/>
        </w:rPr>
      </w:pPr>
    </w:p>
    <w:p w:rsidR="004754F0" w:rsidDel="001954CD" w:rsidRDefault="004754F0" w:rsidP="00A73D0E">
      <w:pPr>
        <w:spacing w:line="0" w:lineRule="atLeast"/>
        <w:jc w:val="center"/>
        <w:rPr>
          <w:del w:id="1" w:author="MORENI NICOLA" w:date="2016-06-27T16:16:00Z"/>
          <w:rFonts w:ascii="Courier New" w:eastAsia="Courier New" w:hAnsi="Courier New"/>
          <w:b/>
          <w:sz w:val="24"/>
          <w:szCs w:val="24"/>
        </w:rPr>
      </w:pPr>
      <w:del w:id="2" w:author="MORENI NICOLA" w:date="2016-06-27T16:16:00Z">
        <w:r w:rsidDel="001954CD">
          <w:rPr>
            <w:rFonts w:ascii="Courier New" w:eastAsia="Courier New" w:hAnsi="Courier New"/>
            <w:b/>
            <w:sz w:val="24"/>
            <w:szCs w:val="24"/>
          </w:rPr>
          <w:delText>Rate Curves Framework</w:delText>
        </w:r>
      </w:del>
    </w:p>
    <w:p w:rsidR="004754F0" w:rsidRDefault="004754F0" w:rsidP="004754F0">
      <w:pPr>
        <w:spacing w:line="0" w:lineRule="atLeast"/>
        <w:rPr>
          <w:rFonts w:ascii="Courier New" w:eastAsia="Courier New" w:hAnsi="Courier New"/>
          <w:b/>
          <w:sz w:val="24"/>
          <w:szCs w:val="24"/>
        </w:rPr>
      </w:pPr>
    </w:p>
    <w:p w:rsidR="004754F0" w:rsidRPr="00624673" w:rsidRDefault="004754F0" w:rsidP="00A73D0E">
      <w:pPr>
        <w:spacing w:line="0" w:lineRule="atLeast"/>
        <w:jc w:val="center"/>
        <w:rPr>
          <w:rFonts w:ascii="Courier New" w:eastAsia="Courier New" w:hAnsi="Courier New"/>
          <w:b/>
          <w:sz w:val="16"/>
          <w:szCs w:val="16"/>
          <w:lang w:val="it-IT"/>
          <w:rPrChange w:id="3" w:author="MORENI NICOLA" w:date="2016-06-28T11:56:00Z">
            <w:rPr>
              <w:rFonts w:ascii="Courier New" w:eastAsia="Courier New" w:hAnsi="Courier New"/>
              <w:b/>
              <w:sz w:val="16"/>
              <w:szCs w:val="16"/>
            </w:rPr>
          </w:rPrChange>
        </w:rPr>
      </w:pPr>
      <w:r w:rsidRPr="00624673">
        <w:rPr>
          <w:rFonts w:ascii="Courier New" w:eastAsia="Courier New" w:hAnsi="Courier New"/>
          <w:b/>
          <w:sz w:val="16"/>
          <w:szCs w:val="16"/>
          <w:lang w:val="it-IT"/>
          <w:rPrChange w:id="4" w:author="MORENI NICOLA" w:date="2016-06-28T11:56:00Z">
            <w:rPr>
              <w:rFonts w:ascii="Courier New" w:eastAsia="Courier New" w:hAnsi="Courier New"/>
              <w:b/>
              <w:sz w:val="16"/>
              <w:szCs w:val="16"/>
            </w:rPr>
          </w:rPrChange>
        </w:rPr>
        <w:t xml:space="preserve">Banca IMI – Quantitative </w:t>
      </w:r>
      <w:proofErr w:type="spellStart"/>
      <w:r w:rsidRPr="00624673">
        <w:rPr>
          <w:rFonts w:ascii="Courier New" w:eastAsia="Courier New" w:hAnsi="Courier New"/>
          <w:b/>
          <w:sz w:val="16"/>
          <w:szCs w:val="16"/>
          <w:lang w:val="it-IT"/>
          <w:rPrChange w:id="5" w:author="MORENI NICOLA" w:date="2016-06-28T11:56:00Z">
            <w:rPr>
              <w:rFonts w:ascii="Courier New" w:eastAsia="Courier New" w:hAnsi="Courier New"/>
              <w:b/>
              <w:sz w:val="16"/>
              <w:szCs w:val="16"/>
            </w:rPr>
          </w:rPrChange>
        </w:rPr>
        <w:t>Structuring</w:t>
      </w:r>
      <w:proofErr w:type="spellEnd"/>
    </w:p>
    <w:p w:rsidR="004754F0" w:rsidRPr="00624673" w:rsidRDefault="004754F0" w:rsidP="00A73D0E">
      <w:pPr>
        <w:spacing w:line="0" w:lineRule="atLeast"/>
        <w:jc w:val="center"/>
        <w:rPr>
          <w:rFonts w:ascii="Courier New" w:eastAsia="Courier New" w:hAnsi="Courier New"/>
          <w:b/>
          <w:sz w:val="16"/>
          <w:szCs w:val="16"/>
          <w:lang w:val="it-IT"/>
          <w:rPrChange w:id="6" w:author="MORENI NICOLA" w:date="2016-06-28T11:56:00Z">
            <w:rPr>
              <w:rFonts w:ascii="Courier New" w:eastAsia="Courier New" w:hAnsi="Courier New"/>
              <w:b/>
              <w:sz w:val="16"/>
              <w:szCs w:val="16"/>
            </w:rPr>
          </w:rPrChange>
        </w:rPr>
      </w:pPr>
    </w:p>
    <w:p w:rsidR="004754F0" w:rsidRPr="00624673" w:rsidRDefault="004754F0" w:rsidP="00A73D0E">
      <w:pPr>
        <w:spacing w:line="0" w:lineRule="atLeast"/>
        <w:jc w:val="center"/>
        <w:rPr>
          <w:rFonts w:ascii="Courier New" w:eastAsia="Courier New" w:hAnsi="Courier New"/>
          <w:b/>
          <w:sz w:val="16"/>
          <w:szCs w:val="16"/>
          <w:lang w:val="it-IT"/>
          <w:rPrChange w:id="7" w:author="MORENI NICOLA" w:date="2016-06-28T11:56:00Z">
            <w:rPr>
              <w:rFonts w:ascii="Courier New" w:eastAsia="Courier New" w:hAnsi="Courier New"/>
              <w:b/>
              <w:sz w:val="16"/>
              <w:szCs w:val="16"/>
            </w:rPr>
          </w:rPrChange>
        </w:rPr>
      </w:pPr>
    </w:p>
    <w:p w:rsidR="004754F0" w:rsidRPr="00624673" w:rsidRDefault="004754F0" w:rsidP="00A73D0E">
      <w:pPr>
        <w:spacing w:line="0" w:lineRule="atLeast"/>
        <w:jc w:val="center"/>
        <w:rPr>
          <w:rFonts w:ascii="Courier New" w:eastAsia="Courier New" w:hAnsi="Courier New"/>
          <w:b/>
          <w:sz w:val="16"/>
          <w:szCs w:val="16"/>
          <w:lang w:val="it-IT"/>
          <w:rPrChange w:id="8" w:author="MORENI NICOLA" w:date="2016-06-28T11:56:00Z">
            <w:rPr>
              <w:rFonts w:ascii="Courier New" w:eastAsia="Courier New" w:hAnsi="Courier New"/>
              <w:b/>
              <w:sz w:val="16"/>
              <w:szCs w:val="16"/>
            </w:rPr>
          </w:rPrChange>
        </w:rPr>
      </w:pPr>
      <w:r w:rsidRPr="00624673">
        <w:rPr>
          <w:rFonts w:ascii="Courier New" w:eastAsia="Courier New" w:hAnsi="Courier New"/>
          <w:b/>
          <w:sz w:val="16"/>
          <w:szCs w:val="16"/>
          <w:lang w:val="it-IT"/>
          <w:rPrChange w:id="9" w:author="MORENI NICOLA" w:date="2016-06-28T11:56:00Z">
            <w:rPr>
              <w:rFonts w:ascii="Courier New" w:eastAsia="Courier New" w:hAnsi="Courier New"/>
              <w:b/>
              <w:sz w:val="16"/>
              <w:szCs w:val="16"/>
            </w:rPr>
          </w:rPrChange>
        </w:rPr>
        <w:t>Giugno 2016</w:t>
      </w:r>
    </w:p>
    <w:p w:rsidR="004754F0" w:rsidRPr="00624673" w:rsidRDefault="004754F0" w:rsidP="00A73D0E">
      <w:pPr>
        <w:spacing w:line="0" w:lineRule="atLeast"/>
        <w:jc w:val="center"/>
        <w:rPr>
          <w:rFonts w:ascii="Courier New" w:eastAsia="Courier New" w:hAnsi="Courier New"/>
          <w:b/>
          <w:sz w:val="16"/>
          <w:szCs w:val="16"/>
          <w:lang w:val="it-IT"/>
          <w:rPrChange w:id="10" w:author="MORENI NICOLA" w:date="2016-06-28T11:56:00Z">
            <w:rPr>
              <w:rFonts w:ascii="Courier New" w:eastAsia="Courier New" w:hAnsi="Courier New"/>
              <w:b/>
              <w:sz w:val="16"/>
              <w:szCs w:val="16"/>
            </w:rPr>
          </w:rPrChange>
        </w:rPr>
      </w:pPr>
    </w:p>
    <w:p w:rsidR="004754F0" w:rsidRPr="00624673" w:rsidRDefault="004754F0" w:rsidP="00A73D0E">
      <w:pPr>
        <w:spacing w:line="0" w:lineRule="atLeast"/>
        <w:jc w:val="center"/>
        <w:rPr>
          <w:rFonts w:ascii="Courier New" w:eastAsia="Courier New" w:hAnsi="Courier New"/>
          <w:b/>
          <w:sz w:val="16"/>
          <w:szCs w:val="16"/>
          <w:lang w:val="it-IT"/>
          <w:rPrChange w:id="11" w:author="MORENI NICOLA" w:date="2016-06-28T11:56:00Z">
            <w:rPr>
              <w:rFonts w:ascii="Courier New" w:eastAsia="Courier New" w:hAnsi="Courier New"/>
              <w:b/>
              <w:sz w:val="16"/>
              <w:szCs w:val="16"/>
            </w:rPr>
          </w:rPrChange>
        </w:rPr>
      </w:pPr>
    </w:p>
    <w:p w:rsidR="00A73D0E" w:rsidRPr="00624673" w:rsidRDefault="00A73D0E" w:rsidP="00A73D0E">
      <w:pPr>
        <w:spacing w:line="0" w:lineRule="atLeast"/>
        <w:rPr>
          <w:rFonts w:ascii="Courier New" w:eastAsia="Courier New" w:hAnsi="Courier New"/>
          <w:b/>
          <w:sz w:val="24"/>
          <w:lang w:val="it-IT"/>
          <w:rPrChange w:id="12" w:author="MORENI NICOLA" w:date="2016-06-28T11:56:00Z">
            <w:rPr>
              <w:rFonts w:ascii="Courier New" w:eastAsia="Courier New" w:hAnsi="Courier New"/>
              <w:b/>
              <w:sz w:val="24"/>
            </w:rPr>
          </w:rPrChange>
        </w:rPr>
      </w:pPr>
    </w:p>
    <w:p w:rsidR="00A73D0E" w:rsidRPr="00624673" w:rsidRDefault="00A73D0E" w:rsidP="00A73D0E">
      <w:pPr>
        <w:spacing w:line="0" w:lineRule="atLeast"/>
        <w:rPr>
          <w:rFonts w:ascii="Courier New" w:eastAsia="Courier New" w:hAnsi="Courier New"/>
          <w:b/>
          <w:sz w:val="24"/>
          <w:lang w:val="it-IT"/>
          <w:rPrChange w:id="13" w:author="MORENI NICOLA" w:date="2016-06-28T11:56:00Z">
            <w:rPr>
              <w:rFonts w:ascii="Courier New" w:eastAsia="Courier New" w:hAnsi="Courier New"/>
              <w:b/>
              <w:sz w:val="24"/>
            </w:rPr>
          </w:rPrChange>
        </w:rPr>
      </w:pPr>
    </w:p>
    <w:p w:rsidR="001E696C" w:rsidRDefault="00A73D0E" w:rsidP="00D91FC7">
      <w:pPr>
        <w:spacing w:line="0" w:lineRule="atLeast"/>
        <w:rPr>
          <w:ins w:id="14" w:author="MORENI NICOLA" w:date="2016-06-28T12:01:00Z"/>
          <w:rFonts w:ascii="Courier New" w:eastAsia="Courier New" w:hAnsi="Courier New"/>
          <w:b/>
          <w:sz w:val="24"/>
        </w:rPr>
      </w:pPr>
      <w:r w:rsidRPr="00624673">
        <w:rPr>
          <w:rFonts w:ascii="Courier New" w:eastAsia="Courier New" w:hAnsi="Courier New"/>
          <w:b/>
          <w:sz w:val="24"/>
        </w:rPr>
        <w:br w:type="page"/>
      </w:r>
    </w:p>
    <w:p w:rsidR="00624673" w:rsidRPr="001E696C" w:rsidRDefault="001954CD" w:rsidP="00D91FC7">
      <w:pPr>
        <w:spacing w:line="0" w:lineRule="atLeast"/>
        <w:rPr>
          <w:ins w:id="15" w:author="MORENI NICOLA" w:date="2016-06-28T11:56:00Z"/>
          <w:rFonts w:ascii="Courier New" w:eastAsia="Courier New" w:hAnsi="Courier New"/>
          <w:b/>
          <w:rPrChange w:id="16" w:author="MORENI NICOLA" w:date="2016-06-28T12:01:00Z">
            <w:rPr>
              <w:ins w:id="17" w:author="MORENI NICOLA" w:date="2016-06-28T11:56:00Z"/>
              <w:rFonts w:ascii="Courier New" w:eastAsia="Courier New" w:hAnsi="Courier New"/>
              <w:b/>
              <w:sz w:val="24"/>
            </w:rPr>
          </w:rPrChange>
        </w:rPr>
      </w:pPr>
      <w:ins w:id="18" w:author="MORENI NICOLA" w:date="2016-06-27T16:16:00Z">
        <w:r w:rsidRPr="001E696C">
          <w:rPr>
            <w:rFonts w:ascii="Courier New" w:eastAsia="Courier New" w:hAnsi="Courier New"/>
            <w:b/>
            <w:rPrChange w:id="19" w:author="MORENI NICOLA" w:date="2016-06-28T12:01:00Z">
              <w:rPr>
                <w:rFonts w:ascii="Courier New" w:eastAsia="Courier New" w:hAnsi="Courier New"/>
                <w:b/>
                <w:sz w:val="24"/>
              </w:rPr>
            </w:rPrChange>
          </w:rPr>
          <w:t>MISSING: a true introduction to the problem with a hint to yield curve topics, the need to interpolate values of instruments</w:t>
        </w:r>
      </w:ins>
      <w:ins w:id="20" w:author="MORENI NICOLA" w:date="2016-06-28T11:56:00Z">
        <w:r w:rsidR="00624673" w:rsidRPr="001E696C">
          <w:rPr>
            <w:rFonts w:ascii="Courier New" w:eastAsia="Courier New" w:hAnsi="Courier New"/>
            <w:b/>
            <w:rPrChange w:id="21" w:author="MORENI NICOLA" w:date="2016-06-28T12:01:00Z">
              <w:rPr>
                <w:rFonts w:ascii="Courier New" w:eastAsia="Courier New" w:hAnsi="Courier New"/>
                <w:b/>
                <w:sz w:val="24"/>
              </w:rPr>
            </w:rPrChange>
          </w:rPr>
          <w:t>, relative pricing</w:t>
        </w:r>
      </w:ins>
      <w:ins w:id="22" w:author="MORENI NICOLA" w:date="2016-06-27T16:17:00Z">
        <w:r w:rsidRPr="001E696C">
          <w:rPr>
            <w:rFonts w:ascii="Courier New" w:eastAsia="Courier New" w:hAnsi="Courier New"/>
            <w:b/>
            <w:rPrChange w:id="23" w:author="MORENI NICOLA" w:date="2016-06-28T12:01:00Z">
              <w:rPr>
                <w:rFonts w:ascii="Courier New" w:eastAsia="Courier New" w:hAnsi="Courier New"/>
                <w:b/>
                <w:sz w:val="24"/>
              </w:rPr>
            </w:rPrChange>
          </w:rPr>
          <w:t xml:space="preserve">…..Explain </w:t>
        </w:r>
      </w:ins>
      <w:ins w:id="24" w:author="MORENI NICOLA" w:date="2016-06-27T16:18:00Z">
        <w:r w:rsidRPr="001E696C">
          <w:rPr>
            <w:rFonts w:ascii="Courier New" w:eastAsia="Courier New" w:hAnsi="Courier New"/>
            <w:b/>
            <w:rPrChange w:id="25" w:author="MORENI NICOLA" w:date="2016-06-28T12:01:00Z">
              <w:rPr>
                <w:rFonts w:ascii="Courier New" w:eastAsia="Courier New" w:hAnsi="Courier New"/>
                <w:b/>
                <w:sz w:val="24"/>
              </w:rPr>
            </w:rPrChange>
          </w:rPr>
          <w:t xml:space="preserve">typical curves (pillar </w:t>
        </w:r>
        <w:proofErr w:type="spellStart"/>
        <w:r w:rsidRPr="001E696C">
          <w:rPr>
            <w:rFonts w:ascii="Courier New" w:eastAsia="Courier New" w:hAnsi="Courier New"/>
            <w:b/>
            <w:rPrChange w:id="26" w:author="MORENI NICOLA" w:date="2016-06-28T12:01:00Z">
              <w:rPr>
                <w:rFonts w:ascii="Courier New" w:eastAsia="Courier New" w:hAnsi="Courier New"/>
                <w:b/>
                <w:sz w:val="24"/>
              </w:rPr>
            </w:rPrChange>
          </w:rPr>
          <w:t>date,pillar</w:t>
        </w:r>
        <w:proofErr w:type="spellEnd"/>
        <w:r w:rsidRPr="001E696C">
          <w:rPr>
            <w:rFonts w:ascii="Courier New" w:eastAsia="Courier New" w:hAnsi="Courier New"/>
            <w:b/>
            <w:rPrChange w:id="27" w:author="MORENI NICOLA" w:date="2016-06-28T12:01:00Z">
              <w:rPr>
                <w:rFonts w:ascii="Courier New" w:eastAsia="Courier New" w:hAnsi="Courier New"/>
                <w:b/>
                <w:sz w:val="24"/>
              </w:rPr>
            </w:rPrChange>
          </w:rPr>
          <w:t xml:space="preserve"> value), </w:t>
        </w:r>
      </w:ins>
      <w:ins w:id="28" w:author="MORENI NICOLA" w:date="2016-06-27T16:17:00Z">
        <w:r w:rsidRPr="001E696C">
          <w:rPr>
            <w:rFonts w:ascii="Courier New" w:eastAsia="Courier New" w:hAnsi="Courier New"/>
            <w:b/>
            <w:rPrChange w:id="29" w:author="MORENI NICOLA" w:date="2016-06-28T12:01:00Z">
              <w:rPr>
                <w:rFonts w:ascii="Courier New" w:eastAsia="Courier New" w:hAnsi="Courier New"/>
                <w:b/>
                <w:sz w:val="24"/>
              </w:rPr>
            </w:rPrChange>
          </w:rPr>
          <w:t xml:space="preserve">why it is called curve calibration, merge with </w:t>
        </w:r>
        <w:proofErr w:type="spellStart"/>
        <w:r w:rsidRPr="001E696C">
          <w:rPr>
            <w:rFonts w:ascii="Courier New" w:eastAsia="Courier New" w:hAnsi="Courier New"/>
            <w:b/>
            <w:rPrChange w:id="30" w:author="MORENI NICOLA" w:date="2016-06-28T12:01:00Z">
              <w:rPr>
                <w:rFonts w:ascii="Courier New" w:eastAsia="Courier New" w:hAnsi="Courier New"/>
                <w:b/>
                <w:sz w:val="24"/>
              </w:rPr>
            </w:rPrChange>
          </w:rPr>
          <w:t>Maddalena’s</w:t>
        </w:r>
        <w:proofErr w:type="spellEnd"/>
        <w:r w:rsidRPr="001E696C">
          <w:rPr>
            <w:rFonts w:ascii="Courier New" w:eastAsia="Courier New" w:hAnsi="Courier New"/>
            <w:b/>
            <w:rPrChange w:id="31" w:author="MORENI NICOLA" w:date="2016-06-28T12:01:00Z">
              <w:rPr>
                <w:rFonts w:ascii="Courier New" w:eastAsia="Courier New" w:hAnsi="Courier New"/>
                <w:b/>
                <w:sz w:val="24"/>
              </w:rPr>
            </w:rPrChange>
          </w:rPr>
          <w:t xml:space="preserve"> section 2 describing different </w:t>
        </w:r>
      </w:ins>
      <w:ins w:id="32" w:author="MORENI NICOLA" w:date="2016-06-27T16:19:00Z">
        <w:r w:rsidRPr="001E696C">
          <w:rPr>
            <w:rFonts w:ascii="Courier New" w:eastAsia="Courier New" w:hAnsi="Courier New"/>
            <w:b/>
            <w:rPrChange w:id="33" w:author="MORENI NICOLA" w:date="2016-06-28T12:01:00Z">
              <w:rPr>
                <w:rFonts w:ascii="Courier New" w:eastAsia="Courier New" w:hAnsi="Courier New"/>
                <w:b/>
                <w:sz w:val="24"/>
              </w:rPr>
            </w:rPrChange>
          </w:rPr>
          <w:t xml:space="preserve">pillar value </w:t>
        </w:r>
      </w:ins>
      <w:ins w:id="34" w:author="MORENI NICOLA" w:date="2016-06-27T16:17:00Z">
        <w:r w:rsidRPr="001E696C">
          <w:rPr>
            <w:rFonts w:ascii="Courier New" w:eastAsia="Courier New" w:hAnsi="Courier New"/>
            <w:b/>
            <w:rPrChange w:id="35" w:author="MORENI NICOLA" w:date="2016-06-28T12:01:00Z">
              <w:rPr>
                <w:rFonts w:ascii="Courier New" w:eastAsia="Courier New" w:hAnsi="Courier New"/>
                <w:b/>
                <w:sz w:val="24"/>
              </w:rPr>
            </w:rPrChange>
          </w:rPr>
          <w:t>curve types</w:t>
        </w:r>
      </w:ins>
      <w:ins w:id="36" w:author="MORENI NICOLA" w:date="2016-06-27T16:19:00Z">
        <w:r w:rsidRPr="001E696C">
          <w:rPr>
            <w:rFonts w:ascii="Courier New" w:eastAsia="Courier New" w:hAnsi="Courier New"/>
            <w:b/>
            <w:rPrChange w:id="37" w:author="MORENI NICOLA" w:date="2016-06-28T12:01:00Z">
              <w:rPr>
                <w:rFonts w:ascii="Courier New" w:eastAsia="Courier New" w:hAnsi="Courier New"/>
                <w:b/>
                <w:sz w:val="24"/>
              </w:rPr>
            </w:rPrChange>
          </w:rPr>
          <w:t xml:space="preserve">. </w:t>
        </w:r>
      </w:ins>
    </w:p>
    <w:p w:rsidR="00624673" w:rsidRPr="001E696C" w:rsidRDefault="00624673" w:rsidP="00D91FC7">
      <w:pPr>
        <w:spacing w:line="0" w:lineRule="atLeast"/>
        <w:rPr>
          <w:ins w:id="38" w:author="MORENI NICOLA" w:date="2016-06-28T11:56:00Z"/>
          <w:rFonts w:ascii="Courier New" w:eastAsia="Courier New" w:hAnsi="Courier New"/>
          <w:b/>
          <w:rPrChange w:id="39" w:author="MORENI NICOLA" w:date="2016-06-28T12:01:00Z">
            <w:rPr>
              <w:ins w:id="40" w:author="MORENI NICOLA" w:date="2016-06-28T11:56:00Z"/>
              <w:rFonts w:ascii="Courier New" w:eastAsia="Courier New" w:hAnsi="Courier New"/>
              <w:b/>
              <w:sz w:val="24"/>
            </w:rPr>
          </w:rPrChange>
        </w:rPr>
      </w:pPr>
    </w:p>
    <w:p w:rsidR="001954CD" w:rsidRPr="001E696C" w:rsidRDefault="001E696C" w:rsidP="00D91FC7">
      <w:pPr>
        <w:spacing w:line="0" w:lineRule="atLeast"/>
        <w:rPr>
          <w:ins w:id="41" w:author="MORENI NICOLA" w:date="2016-06-27T16:16:00Z"/>
          <w:rFonts w:ascii="Courier New" w:eastAsia="Courier New" w:hAnsi="Courier New"/>
          <w:b/>
          <w:rPrChange w:id="42" w:author="MORENI NICOLA" w:date="2016-06-28T12:01:00Z">
            <w:rPr>
              <w:ins w:id="43" w:author="MORENI NICOLA" w:date="2016-06-27T16:16:00Z"/>
              <w:rFonts w:ascii="Courier New" w:eastAsia="Courier New" w:hAnsi="Courier New"/>
              <w:b/>
              <w:sz w:val="24"/>
            </w:rPr>
          </w:rPrChange>
        </w:rPr>
      </w:pPr>
      <w:ins w:id="44" w:author="MORENI NICOLA" w:date="2016-06-28T12:01:00Z">
        <w:r w:rsidRPr="001E696C">
          <w:rPr>
            <w:rFonts w:ascii="Courier New" w:eastAsia="Courier New" w:hAnsi="Courier New"/>
            <w:b/>
            <w:rPrChange w:id="45" w:author="MORENI NICOLA" w:date="2016-06-28T12:01:00Z">
              <w:rPr>
                <w:rFonts w:ascii="Courier New" w:eastAsia="Courier New" w:hAnsi="Courier New"/>
                <w:b/>
                <w:sz w:val="24"/>
              </w:rPr>
            </w:rPrChange>
          </w:rPr>
          <w:t>Most of the material</w:t>
        </w:r>
      </w:ins>
      <w:ins w:id="46" w:author="MORENI NICOLA" w:date="2016-06-28T11:56:00Z">
        <w:r w:rsidR="00624673" w:rsidRPr="001E696C">
          <w:rPr>
            <w:rFonts w:ascii="Courier New" w:eastAsia="Courier New" w:hAnsi="Courier New"/>
            <w:b/>
            <w:rPrChange w:id="47" w:author="MORENI NICOLA" w:date="2016-06-28T12:01:00Z">
              <w:rPr>
                <w:rFonts w:ascii="Courier New" w:eastAsia="Courier New" w:hAnsi="Courier New"/>
                <w:b/>
                <w:sz w:val="24"/>
              </w:rPr>
            </w:rPrChange>
          </w:rPr>
          <w:t xml:space="preserve"> </w:t>
        </w:r>
      </w:ins>
      <w:ins w:id="48" w:author="MORENI NICOLA" w:date="2016-06-28T12:02:00Z">
        <w:r>
          <w:rPr>
            <w:rFonts w:ascii="Courier New" w:eastAsia="Courier New" w:hAnsi="Courier New"/>
            <w:b/>
          </w:rPr>
          <w:t xml:space="preserve">which </w:t>
        </w:r>
      </w:ins>
      <w:ins w:id="49" w:author="MORENI NICOLA" w:date="2016-06-28T11:56:00Z">
        <w:r w:rsidR="00624673" w:rsidRPr="001E696C">
          <w:rPr>
            <w:rFonts w:ascii="Courier New" w:eastAsia="Courier New" w:hAnsi="Courier New"/>
            <w:b/>
            <w:rPrChange w:id="50" w:author="MORENI NICOLA" w:date="2016-06-28T12:01:00Z">
              <w:rPr>
                <w:rFonts w:ascii="Courier New" w:eastAsia="Courier New" w:hAnsi="Courier New"/>
                <w:b/>
                <w:sz w:val="24"/>
              </w:rPr>
            </w:rPrChange>
          </w:rPr>
          <w:t xml:space="preserve">follows should be merged </w:t>
        </w:r>
      </w:ins>
      <w:ins w:id="51" w:author="MORENI NICOLA" w:date="2016-06-27T16:19:00Z">
        <w:r w:rsidR="001954CD" w:rsidRPr="001E696C">
          <w:rPr>
            <w:rFonts w:ascii="Courier New" w:eastAsia="Courier New" w:hAnsi="Courier New"/>
            <w:b/>
            <w:rPrChange w:id="52" w:author="MORENI NICOLA" w:date="2016-06-28T12:01:00Z">
              <w:rPr>
                <w:rFonts w:ascii="Courier New" w:eastAsia="Courier New" w:hAnsi="Courier New"/>
                <w:b/>
                <w:sz w:val="24"/>
              </w:rPr>
            </w:rPrChange>
          </w:rPr>
          <w:t xml:space="preserve">with </w:t>
        </w:r>
        <w:proofErr w:type="spellStart"/>
        <w:r w:rsidR="001954CD" w:rsidRPr="001E696C">
          <w:rPr>
            <w:rFonts w:ascii="Courier New" w:eastAsia="Courier New" w:hAnsi="Courier New"/>
            <w:b/>
            <w:rPrChange w:id="53" w:author="MORENI NICOLA" w:date="2016-06-28T12:01:00Z">
              <w:rPr>
                <w:rFonts w:ascii="Courier New" w:eastAsia="Courier New" w:hAnsi="Courier New"/>
                <w:b/>
                <w:sz w:val="24"/>
              </w:rPr>
            </w:rPrChange>
          </w:rPr>
          <w:t>Maddalena</w:t>
        </w:r>
        <w:proofErr w:type="spellEnd"/>
        <w:r w:rsidR="001954CD" w:rsidRPr="001E696C">
          <w:rPr>
            <w:rFonts w:ascii="Courier New" w:eastAsia="Courier New" w:hAnsi="Courier New"/>
            <w:b/>
            <w:rPrChange w:id="54" w:author="MORENI NICOLA" w:date="2016-06-28T12:01:00Z">
              <w:rPr>
                <w:rFonts w:ascii="Courier New" w:eastAsia="Courier New" w:hAnsi="Courier New"/>
                <w:b/>
                <w:sz w:val="24"/>
              </w:rPr>
            </w:rPrChange>
          </w:rPr>
          <w:t xml:space="preserve"> section 3 to become the practical guide.</w:t>
        </w:r>
      </w:ins>
    </w:p>
    <w:p w:rsidR="00D91FC7" w:rsidDel="001954CD" w:rsidRDefault="00150140" w:rsidP="00D91FC7">
      <w:pPr>
        <w:spacing w:line="0" w:lineRule="atLeast"/>
        <w:rPr>
          <w:del w:id="55" w:author="MORENI NICOLA" w:date="2016-06-27T16:18:00Z"/>
          <w:rFonts w:ascii="Courier New" w:eastAsia="Courier New" w:hAnsi="Courier New"/>
          <w:b/>
          <w:sz w:val="24"/>
          <w:szCs w:val="24"/>
        </w:rPr>
      </w:pPr>
      <w:r>
        <w:rPr>
          <w:rFonts w:ascii="Courier New" w:eastAsia="Courier New" w:hAnsi="Courier New"/>
          <w:b/>
          <w:sz w:val="24"/>
          <w:szCs w:val="24"/>
        </w:rPr>
        <w:t xml:space="preserve">- Framework </w:t>
      </w:r>
      <w:proofErr w:type="spellStart"/>
      <w:r>
        <w:rPr>
          <w:rFonts w:ascii="Courier New" w:eastAsia="Courier New" w:hAnsi="Courier New"/>
          <w:b/>
          <w:sz w:val="24"/>
          <w:szCs w:val="24"/>
        </w:rPr>
        <w:t>Introductio</w:t>
      </w:r>
      <w:proofErr w:type="spellEnd"/>
      <w:del w:id="56" w:author="MORENI NICOLA" w:date="2016-06-27T16:18:00Z">
        <w:r w:rsidDel="001954CD">
          <w:rPr>
            <w:rFonts w:ascii="Courier New" w:eastAsia="Courier New" w:hAnsi="Courier New"/>
            <w:b/>
            <w:sz w:val="24"/>
            <w:szCs w:val="24"/>
          </w:rPr>
          <w:delText>n</w:delText>
        </w:r>
      </w:del>
    </w:p>
    <w:p w:rsidR="00677171" w:rsidRPr="00150140" w:rsidRDefault="00677171" w:rsidP="00D91FC7">
      <w:pPr>
        <w:spacing w:line="0" w:lineRule="atLeast"/>
        <w:rPr>
          <w:rFonts w:ascii="Courier New" w:eastAsia="Courier New" w:hAnsi="Courier New"/>
          <w:b/>
          <w:sz w:val="24"/>
          <w:szCs w:val="24"/>
        </w:rPr>
      </w:pPr>
    </w:p>
    <w:p w:rsidR="00D91FC7" w:rsidRPr="001E696C" w:rsidRDefault="003C0132" w:rsidP="00184D90">
      <w:pPr>
        <w:spacing w:line="0" w:lineRule="atLeast"/>
        <w:jc w:val="both"/>
        <w:rPr>
          <w:ins w:id="57" w:author="MORENI NICOLA" w:date="2016-06-27T16:18:00Z"/>
          <w:rFonts w:ascii="Courier New" w:eastAsia="Courier New" w:hAnsi="Courier New"/>
          <w:strike/>
          <w:sz w:val="16"/>
          <w:szCs w:val="16"/>
          <w:rPrChange w:id="58" w:author="MORENI NICOLA" w:date="2016-06-28T12:01:00Z">
            <w:rPr>
              <w:ins w:id="59" w:author="MORENI NICOLA" w:date="2016-06-27T16:18:00Z"/>
              <w:rFonts w:ascii="Courier New" w:eastAsia="Courier New" w:hAnsi="Courier New"/>
              <w:sz w:val="16"/>
              <w:szCs w:val="16"/>
            </w:rPr>
          </w:rPrChange>
        </w:rPr>
      </w:pPr>
      <w:r w:rsidRPr="001E696C">
        <w:rPr>
          <w:rFonts w:ascii="Courier New" w:eastAsia="Courier New" w:hAnsi="Courier New"/>
          <w:strike/>
          <w:sz w:val="16"/>
          <w:szCs w:val="16"/>
          <w:rPrChange w:id="60" w:author="MORENI NICOLA" w:date="2016-06-28T12:01:00Z">
            <w:rPr>
              <w:rFonts w:ascii="Courier New" w:eastAsia="Courier New" w:hAnsi="Courier New"/>
              <w:sz w:val="16"/>
              <w:szCs w:val="16"/>
            </w:rPr>
          </w:rPrChange>
        </w:rPr>
        <w:t xml:space="preserve">The </w:t>
      </w:r>
      <w:r w:rsidR="00D33269" w:rsidRPr="001E696C">
        <w:rPr>
          <w:rFonts w:ascii="Courier New" w:eastAsia="Courier New" w:hAnsi="Courier New"/>
          <w:b/>
          <w:i/>
          <w:strike/>
          <w:sz w:val="16"/>
          <w:szCs w:val="16"/>
          <w:rPrChange w:id="61" w:author="MORENI NICOLA" w:date="2016-06-28T12:01:00Z">
            <w:rPr>
              <w:rFonts w:ascii="Courier New" w:eastAsia="Courier New" w:hAnsi="Courier New"/>
              <w:b/>
              <w:i/>
              <w:sz w:val="16"/>
              <w:szCs w:val="16"/>
            </w:rPr>
          </w:rPrChange>
        </w:rPr>
        <w:t>Rate Curves Framework</w:t>
      </w:r>
      <w:r w:rsidR="00184D90" w:rsidRPr="001E696C">
        <w:rPr>
          <w:rFonts w:ascii="Courier New" w:eastAsia="Courier New" w:hAnsi="Courier New"/>
          <w:strike/>
          <w:sz w:val="16"/>
          <w:szCs w:val="16"/>
          <w:rPrChange w:id="62" w:author="MORENI NICOLA" w:date="2016-06-28T12:01:00Z">
            <w:rPr>
              <w:rFonts w:ascii="Courier New" w:eastAsia="Courier New" w:hAnsi="Courier New"/>
              <w:sz w:val="16"/>
              <w:szCs w:val="16"/>
            </w:rPr>
          </w:rPrChange>
        </w:rPr>
        <w:t xml:space="preserve"> provide</w:t>
      </w:r>
      <w:r w:rsidRPr="001E696C">
        <w:rPr>
          <w:rFonts w:ascii="Courier New" w:eastAsia="Courier New" w:hAnsi="Courier New"/>
          <w:strike/>
          <w:sz w:val="16"/>
          <w:szCs w:val="16"/>
          <w:rPrChange w:id="63" w:author="MORENI NICOLA" w:date="2016-06-28T12:01:00Z">
            <w:rPr>
              <w:rFonts w:ascii="Courier New" w:eastAsia="Courier New" w:hAnsi="Courier New"/>
              <w:sz w:val="16"/>
              <w:szCs w:val="16"/>
            </w:rPr>
          </w:rPrChange>
        </w:rPr>
        <w:t>s</w:t>
      </w:r>
      <w:r w:rsidR="00184D90" w:rsidRPr="001E696C">
        <w:rPr>
          <w:rFonts w:ascii="Courier New" w:eastAsia="Courier New" w:hAnsi="Courier New"/>
          <w:strike/>
          <w:sz w:val="16"/>
          <w:szCs w:val="16"/>
          <w:rPrChange w:id="64" w:author="MORENI NICOLA" w:date="2016-06-28T12:01:00Z">
            <w:rPr>
              <w:rFonts w:ascii="Courier New" w:eastAsia="Courier New" w:hAnsi="Courier New"/>
              <w:sz w:val="16"/>
              <w:szCs w:val="16"/>
            </w:rPr>
          </w:rPrChange>
        </w:rPr>
        <w:t xml:space="preserve"> an efficient way to </w:t>
      </w:r>
      <w:r w:rsidR="00D33269" w:rsidRPr="001E696C">
        <w:rPr>
          <w:rFonts w:ascii="Courier New" w:eastAsia="Courier New" w:hAnsi="Courier New"/>
          <w:strike/>
          <w:sz w:val="16"/>
          <w:szCs w:val="16"/>
          <w:rPrChange w:id="65" w:author="MORENI NICOLA" w:date="2016-06-28T12:01:00Z">
            <w:rPr>
              <w:rFonts w:ascii="Courier New" w:eastAsia="Courier New" w:hAnsi="Courier New"/>
              <w:sz w:val="16"/>
              <w:szCs w:val="16"/>
            </w:rPr>
          </w:rPrChange>
        </w:rPr>
        <w:t xml:space="preserve">execute multiple curve calibration </w:t>
      </w:r>
      <w:r w:rsidR="00184D90" w:rsidRPr="001E696C">
        <w:rPr>
          <w:rFonts w:ascii="Courier New" w:eastAsia="Courier New" w:hAnsi="Courier New"/>
          <w:strike/>
          <w:sz w:val="16"/>
          <w:szCs w:val="16"/>
          <w:rPrChange w:id="66" w:author="MORENI NICOLA" w:date="2016-06-28T12:01:00Z">
            <w:rPr>
              <w:rFonts w:ascii="Courier New" w:eastAsia="Courier New" w:hAnsi="Courier New"/>
              <w:sz w:val="16"/>
              <w:szCs w:val="16"/>
            </w:rPr>
          </w:rPrChange>
        </w:rPr>
        <w:t>for d</w:t>
      </w:r>
      <w:r w:rsidR="00D33269" w:rsidRPr="001E696C">
        <w:rPr>
          <w:rFonts w:ascii="Courier New" w:eastAsia="Courier New" w:hAnsi="Courier New"/>
          <w:strike/>
          <w:sz w:val="16"/>
          <w:szCs w:val="16"/>
          <w:rPrChange w:id="67" w:author="MORENI NICOLA" w:date="2016-06-28T12:01:00Z">
            <w:rPr>
              <w:rFonts w:ascii="Courier New" w:eastAsia="Courier New" w:hAnsi="Courier New"/>
              <w:sz w:val="16"/>
              <w:szCs w:val="16"/>
            </w:rPr>
          </w:rPrChange>
        </w:rPr>
        <w:t>ifferent currencies; s</w:t>
      </w:r>
      <w:r w:rsidR="002B4E3C" w:rsidRPr="001E696C">
        <w:rPr>
          <w:rFonts w:ascii="Courier New" w:eastAsia="Courier New" w:hAnsi="Courier New"/>
          <w:strike/>
          <w:sz w:val="16"/>
          <w:szCs w:val="16"/>
          <w:rPrChange w:id="68" w:author="MORENI NICOLA" w:date="2016-06-28T12:01:00Z">
            <w:rPr>
              <w:rFonts w:ascii="Courier New" w:eastAsia="Courier New" w:hAnsi="Courier New"/>
              <w:sz w:val="16"/>
              <w:szCs w:val="16"/>
            </w:rPr>
          </w:rPrChange>
        </w:rPr>
        <w:t>o far, the framework includes 37</w:t>
      </w:r>
      <w:r w:rsidR="00D33269" w:rsidRPr="001E696C">
        <w:rPr>
          <w:rFonts w:ascii="Courier New" w:eastAsia="Courier New" w:hAnsi="Courier New"/>
          <w:strike/>
          <w:sz w:val="16"/>
          <w:szCs w:val="16"/>
          <w:rPrChange w:id="69" w:author="MORENI NICOLA" w:date="2016-06-28T12:01:00Z">
            <w:rPr>
              <w:rFonts w:ascii="Courier New" w:eastAsia="Courier New" w:hAnsi="Courier New"/>
              <w:sz w:val="16"/>
              <w:szCs w:val="16"/>
            </w:rPr>
          </w:rPrChange>
        </w:rPr>
        <w:t xml:space="preserve"> rate curves for 7 currencies summarized in the underlying table:</w:t>
      </w:r>
    </w:p>
    <w:p w:rsidR="001954CD" w:rsidRPr="001E696C" w:rsidRDefault="001954CD" w:rsidP="00184D90">
      <w:pPr>
        <w:spacing w:line="0" w:lineRule="atLeast"/>
        <w:jc w:val="both"/>
        <w:rPr>
          <w:rFonts w:ascii="Courier New" w:eastAsia="Courier New" w:hAnsi="Courier New"/>
          <w:strike/>
          <w:sz w:val="16"/>
          <w:szCs w:val="16"/>
          <w:rPrChange w:id="70" w:author="MORENI NICOLA" w:date="2016-06-28T12:01:00Z">
            <w:rPr>
              <w:rFonts w:ascii="Courier New" w:eastAsia="Courier New" w:hAnsi="Courier New"/>
              <w:sz w:val="16"/>
              <w:szCs w:val="16"/>
            </w:rPr>
          </w:rPrChange>
        </w:rPr>
      </w:pPr>
      <w:ins w:id="71" w:author="MORENI NICOLA" w:date="2016-06-27T16:18:00Z">
        <w:r w:rsidRPr="001E696C">
          <w:rPr>
            <w:rFonts w:ascii="Courier New" w:eastAsia="Courier New" w:hAnsi="Courier New"/>
            <w:strike/>
            <w:sz w:val="16"/>
            <w:szCs w:val="16"/>
            <w:rPrChange w:id="72" w:author="MORENI NICOLA" w:date="2016-06-28T12:01:00Z">
              <w:rPr>
                <w:rFonts w:ascii="Courier New" w:eastAsia="Courier New" w:hAnsi="Courier New"/>
                <w:sz w:val="16"/>
                <w:szCs w:val="16"/>
              </w:rPr>
            </w:rPrChange>
          </w:rPr>
          <w:t xml:space="preserve">[this table is redundant with </w:t>
        </w:r>
        <w:proofErr w:type="spellStart"/>
        <w:r w:rsidRPr="001E696C">
          <w:rPr>
            <w:rFonts w:ascii="Courier New" w:eastAsia="Courier New" w:hAnsi="Courier New"/>
            <w:strike/>
            <w:sz w:val="16"/>
            <w:szCs w:val="16"/>
            <w:rPrChange w:id="73" w:author="MORENI NICOLA" w:date="2016-06-28T12:01:00Z">
              <w:rPr>
                <w:rFonts w:ascii="Courier New" w:eastAsia="Courier New" w:hAnsi="Courier New"/>
                <w:sz w:val="16"/>
                <w:szCs w:val="16"/>
              </w:rPr>
            </w:rPrChange>
          </w:rPr>
          <w:t>maddalena</w:t>
        </w:r>
      </w:ins>
      <w:ins w:id="74" w:author="MORENI NICOLA" w:date="2016-06-27T16:20:00Z">
        <w:r w:rsidRPr="001E696C">
          <w:rPr>
            <w:rFonts w:ascii="Courier New" w:eastAsia="Courier New" w:hAnsi="Courier New"/>
            <w:strike/>
            <w:sz w:val="16"/>
            <w:szCs w:val="16"/>
            <w:rPrChange w:id="75" w:author="MORENI NICOLA" w:date="2016-06-28T12:01:00Z">
              <w:rPr>
                <w:rFonts w:ascii="Courier New" w:eastAsia="Courier New" w:hAnsi="Courier New"/>
                <w:sz w:val="16"/>
                <w:szCs w:val="16"/>
              </w:rPr>
            </w:rPrChange>
          </w:rPr>
          <w:t>’s</w:t>
        </w:r>
      </w:ins>
      <w:proofErr w:type="spellEnd"/>
      <w:ins w:id="76" w:author="MORENI NICOLA" w:date="2016-06-27T16:18:00Z">
        <w:r w:rsidRPr="001E696C">
          <w:rPr>
            <w:rFonts w:ascii="Courier New" w:eastAsia="Courier New" w:hAnsi="Courier New"/>
            <w:strike/>
            <w:sz w:val="16"/>
            <w:szCs w:val="16"/>
            <w:rPrChange w:id="77" w:author="MORENI NICOLA" w:date="2016-06-28T12:01:00Z">
              <w:rPr>
                <w:rFonts w:ascii="Courier New" w:eastAsia="Courier New" w:hAnsi="Courier New"/>
                <w:sz w:val="16"/>
                <w:szCs w:val="16"/>
              </w:rPr>
            </w:rPrChange>
          </w:rPr>
          <w:t>]</w:t>
        </w:r>
      </w:ins>
    </w:p>
    <w:p w:rsidR="00D33269" w:rsidRPr="001E696C" w:rsidRDefault="00D33269" w:rsidP="00184D90">
      <w:pPr>
        <w:spacing w:line="0" w:lineRule="atLeast"/>
        <w:jc w:val="both"/>
        <w:rPr>
          <w:rFonts w:ascii="Courier New" w:eastAsia="Courier New" w:hAnsi="Courier New"/>
          <w:strike/>
          <w:sz w:val="16"/>
          <w:szCs w:val="16"/>
          <w:rPrChange w:id="78" w:author="MORENI NICOLA" w:date="2016-06-28T12:01:00Z">
            <w:rPr>
              <w:rFonts w:ascii="Courier New" w:eastAsia="Courier New" w:hAnsi="Courier New"/>
              <w:sz w:val="16"/>
              <w:szCs w:val="16"/>
            </w:rPr>
          </w:rPrChange>
        </w:rPr>
      </w:pPr>
    </w:p>
    <w:p w:rsidR="00677171" w:rsidRPr="001E696C" w:rsidRDefault="00677171" w:rsidP="00184D90">
      <w:pPr>
        <w:spacing w:line="0" w:lineRule="atLeast"/>
        <w:jc w:val="both"/>
        <w:rPr>
          <w:rFonts w:ascii="Courier New" w:eastAsia="Courier New" w:hAnsi="Courier New"/>
          <w:strike/>
          <w:sz w:val="16"/>
          <w:szCs w:val="16"/>
          <w:rPrChange w:id="79" w:author="MORENI NICOLA" w:date="2016-06-28T12:01:00Z">
            <w:rPr>
              <w:rFonts w:ascii="Courier New" w:eastAsia="Courier New" w:hAnsi="Courier New"/>
              <w:sz w:val="16"/>
              <w:szCs w:val="16"/>
            </w:rPr>
          </w:rPrChange>
        </w:rPr>
      </w:pPr>
    </w:p>
    <w:p w:rsidR="00D33269" w:rsidRPr="001E696C" w:rsidRDefault="00D33269" w:rsidP="00184D90">
      <w:pPr>
        <w:spacing w:line="0" w:lineRule="atLeast"/>
        <w:jc w:val="both"/>
        <w:rPr>
          <w:rFonts w:ascii="Courier New" w:eastAsia="Courier New" w:hAnsi="Courier New"/>
          <w:strike/>
          <w:sz w:val="16"/>
          <w:szCs w:val="16"/>
          <w:rPrChange w:id="80" w:author="MORENI NICOLA" w:date="2016-06-28T12:01:00Z">
            <w:rPr>
              <w:rFonts w:ascii="Courier New" w:eastAsia="Courier New" w:hAnsi="Courier New"/>
              <w:sz w:val="16"/>
              <w:szCs w:val="16"/>
            </w:rPr>
          </w:rPrChan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282"/>
        <w:gridCol w:w="1279"/>
        <w:gridCol w:w="1281"/>
        <w:gridCol w:w="1281"/>
        <w:gridCol w:w="1281"/>
        <w:gridCol w:w="1277"/>
      </w:tblGrid>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81" w:author="MORENI NICOLA" w:date="2016-06-28T12:01:00Z">
                  <w:rPr>
                    <w:rFonts w:ascii="Calibri" w:hAnsi="Calibri"/>
                    <w:b/>
                    <w:sz w:val="22"/>
                  </w:rPr>
                </w:rPrChange>
              </w:rPr>
            </w:pPr>
            <w:r w:rsidRPr="001E696C">
              <w:rPr>
                <w:rFonts w:ascii="Calibri" w:hAnsi="Calibri"/>
                <w:b/>
                <w:strike/>
                <w:sz w:val="22"/>
                <w:rPrChange w:id="82" w:author="MORENI NICOLA" w:date="2016-06-28T12:01:00Z">
                  <w:rPr>
                    <w:rFonts w:ascii="Calibri" w:hAnsi="Calibri"/>
                    <w:b/>
                    <w:sz w:val="22"/>
                  </w:rPr>
                </w:rPrChange>
              </w:rPr>
              <w:t>Currency/Curve</w:t>
            </w: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83" w:author="MORENI NICOLA" w:date="2016-06-28T12:01:00Z">
                  <w:rPr>
                    <w:rFonts w:ascii="Calibri" w:hAnsi="Calibri"/>
                    <w:b/>
                    <w:sz w:val="22"/>
                  </w:rPr>
                </w:rPrChange>
              </w:rPr>
            </w:pPr>
            <w:r w:rsidRPr="001E696C">
              <w:rPr>
                <w:rFonts w:ascii="Calibri" w:hAnsi="Calibri"/>
                <w:b/>
                <w:strike/>
                <w:sz w:val="22"/>
                <w:rPrChange w:id="84" w:author="MORENI NICOLA" w:date="2016-06-28T12:01:00Z">
                  <w:rPr>
                    <w:rFonts w:ascii="Calibri" w:hAnsi="Calibri"/>
                    <w:b/>
                    <w:sz w:val="22"/>
                  </w:rPr>
                </w:rPrChange>
              </w:rPr>
              <w:t>STD</w:t>
            </w:r>
          </w:p>
        </w:tc>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85" w:author="MORENI NICOLA" w:date="2016-06-28T12:01:00Z">
                  <w:rPr>
                    <w:rFonts w:ascii="Calibri" w:hAnsi="Calibri"/>
                    <w:b/>
                    <w:sz w:val="22"/>
                  </w:rPr>
                </w:rPrChange>
              </w:rPr>
            </w:pPr>
            <w:r w:rsidRPr="001E696C">
              <w:rPr>
                <w:rFonts w:ascii="Calibri" w:hAnsi="Calibri"/>
                <w:b/>
                <w:strike/>
                <w:sz w:val="22"/>
                <w:rPrChange w:id="86" w:author="MORENI NICOLA" w:date="2016-06-28T12:01:00Z">
                  <w:rPr>
                    <w:rFonts w:ascii="Calibri" w:hAnsi="Calibri"/>
                    <w:b/>
                    <w:sz w:val="22"/>
                  </w:rPr>
                </w:rPrChange>
              </w:rPr>
              <w:t>ON</w:t>
            </w:r>
          </w:p>
        </w:tc>
        <w:tc>
          <w:tcPr>
            <w:tcW w:w="1320"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87" w:author="MORENI NICOLA" w:date="2016-06-28T12:01:00Z">
                  <w:rPr>
                    <w:rFonts w:ascii="Calibri" w:hAnsi="Calibri"/>
                    <w:b/>
                    <w:sz w:val="22"/>
                  </w:rPr>
                </w:rPrChange>
              </w:rPr>
            </w:pPr>
            <w:r w:rsidRPr="001E696C">
              <w:rPr>
                <w:rFonts w:ascii="Calibri" w:hAnsi="Calibri"/>
                <w:b/>
                <w:strike/>
                <w:sz w:val="22"/>
                <w:rPrChange w:id="88" w:author="MORENI NICOLA" w:date="2016-06-28T12:01:00Z">
                  <w:rPr>
                    <w:rFonts w:ascii="Calibri" w:hAnsi="Calibri"/>
                    <w:b/>
                    <w:sz w:val="22"/>
                  </w:rPr>
                </w:rPrChange>
              </w:rPr>
              <w:t>1M</w:t>
            </w:r>
          </w:p>
        </w:tc>
        <w:tc>
          <w:tcPr>
            <w:tcW w:w="1320"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89" w:author="MORENI NICOLA" w:date="2016-06-28T12:01:00Z">
                  <w:rPr>
                    <w:rFonts w:ascii="Calibri" w:hAnsi="Calibri"/>
                    <w:b/>
                    <w:sz w:val="22"/>
                  </w:rPr>
                </w:rPrChange>
              </w:rPr>
            </w:pPr>
            <w:r w:rsidRPr="001E696C">
              <w:rPr>
                <w:rFonts w:ascii="Calibri" w:hAnsi="Calibri"/>
                <w:b/>
                <w:strike/>
                <w:sz w:val="22"/>
                <w:rPrChange w:id="90" w:author="MORENI NICOLA" w:date="2016-06-28T12:01:00Z">
                  <w:rPr>
                    <w:rFonts w:ascii="Calibri" w:hAnsi="Calibri"/>
                    <w:b/>
                    <w:sz w:val="22"/>
                  </w:rPr>
                </w:rPrChange>
              </w:rPr>
              <w:t>3M</w:t>
            </w:r>
          </w:p>
        </w:tc>
        <w:tc>
          <w:tcPr>
            <w:tcW w:w="1320"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91" w:author="MORENI NICOLA" w:date="2016-06-28T12:01:00Z">
                  <w:rPr>
                    <w:rFonts w:ascii="Calibri" w:hAnsi="Calibri"/>
                    <w:b/>
                    <w:sz w:val="22"/>
                  </w:rPr>
                </w:rPrChange>
              </w:rPr>
            </w:pPr>
            <w:r w:rsidRPr="001E696C">
              <w:rPr>
                <w:rFonts w:ascii="Calibri" w:hAnsi="Calibri"/>
                <w:b/>
                <w:strike/>
                <w:sz w:val="22"/>
                <w:rPrChange w:id="92" w:author="MORENI NICOLA" w:date="2016-06-28T12:01:00Z">
                  <w:rPr>
                    <w:rFonts w:ascii="Calibri" w:hAnsi="Calibri"/>
                    <w:b/>
                    <w:sz w:val="22"/>
                  </w:rPr>
                </w:rPrChange>
              </w:rPr>
              <w:t>6M</w:t>
            </w:r>
          </w:p>
        </w:tc>
        <w:tc>
          <w:tcPr>
            <w:tcW w:w="1320"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93" w:author="MORENI NICOLA" w:date="2016-06-28T12:01:00Z">
                  <w:rPr>
                    <w:rFonts w:ascii="Calibri" w:hAnsi="Calibri"/>
                    <w:b/>
                    <w:sz w:val="22"/>
                  </w:rPr>
                </w:rPrChange>
              </w:rPr>
            </w:pPr>
            <w:r w:rsidRPr="001E696C">
              <w:rPr>
                <w:rFonts w:ascii="Calibri" w:hAnsi="Calibri"/>
                <w:b/>
                <w:strike/>
                <w:sz w:val="22"/>
                <w:rPrChange w:id="94" w:author="MORENI NICOLA" w:date="2016-06-28T12:01:00Z">
                  <w:rPr>
                    <w:rFonts w:ascii="Calibri" w:hAnsi="Calibri"/>
                    <w:b/>
                    <w:sz w:val="22"/>
                  </w:rPr>
                </w:rPrChange>
              </w:rPr>
              <w:t>1Y</w:t>
            </w: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95" w:author="MORENI NICOLA" w:date="2016-06-28T12:01:00Z">
                  <w:rPr>
                    <w:rFonts w:ascii="Calibri" w:hAnsi="Calibri"/>
                    <w:b/>
                    <w:sz w:val="22"/>
                  </w:rPr>
                </w:rPrChange>
              </w:rPr>
            </w:pPr>
            <w:r w:rsidRPr="001E696C">
              <w:rPr>
                <w:rFonts w:ascii="Calibri" w:hAnsi="Calibri"/>
                <w:b/>
                <w:strike/>
                <w:sz w:val="22"/>
                <w:rPrChange w:id="96" w:author="MORENI NICOLA" w:date="2016-06-28T12:01:00Z">
                  <w:rPr>
                    <w:rFonts w:ascii="Calibri" w:hAnsi="Calibri"/>
                    <w:b/>
                    <w:sz w:val="22"/>
                  </w:rPr>
                </w:rPrChange>
              </w:rPr>
              <w:t>EUR</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97"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98"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99"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0"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1"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2"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03" w:author="MORENI NICOLA" w:date="2016-06-28T12:01:00Z">
                  <w:rPr>
                    <w:rFonts w:ascii="Calibri" w:hAnsi="Calibri"/>
                    <w:b/>
                    <w:sz w:val="22"/>
                  </w:rPr>
                </w:rPrChange>
              </w:rPr>
            </w:pPr>
            <w:r w:rsidRPr="001E696C">
              <w:rPr>
                <w:rFonts w:ascii="Calibri" w:hAnsi="Calibri"/>
                <w:b/>
                <w:strike/>
                <w:sz w:val="22"/>
                <w:rPrChange w:id="104" w:author="MORENI NICOLA" w:date="2016-06-28T12:01:00Z">
                  <w:rPr>
                    <w:rFonts w:ascii="Calibri" w:hAnsi="Calibri"/>
                    <w:b/>
                    <w:sz w:val="22"/>
                  </w:rPr>
                </w:rPrChange>
              </w:rPr>
              <w:t>GBP</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5"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6"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7"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8"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09"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0"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11" w:author="MORENI NICOLA" w:date="2016-06-28T12:01:00Z">
                  <w:rPr>
                    <w:rFonts w:ascii="Calibri" w:hAnsi="Calibri"/>
                    <w:b/>
                    <w:sz w:val="22"/>
                  </w:rPr>
                </w:rPrChange>
              </w:rPr>
            </w:pPr>
            <w:r w:rsidRPr="001E696C">
              <w:rPr>
                <w:rFonts w:ascii="Calibri" w:hAnsi="Calibri"/>
                <w:b/>
                <w:strike/>
                <w:sz w:val="22"/>
                <w:rPrChange w:id="112" w:author="MORENI NICOLA" w:date="2016-06-28T12:01:00Z">
                  <w:rPr>
                    <w:rFonts w:ascii="Calibri" w:hAnsi="Calibri"/>
                    <w:b/>
                    <w:sz w:val="22"/>
                  </w:rPr>
                </w:rPrChange>
              </w:rPr>
              <w:t>USD</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3"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4"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5"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6"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7"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18"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19" w:author="MORENI NICOLA" w:date="2016-06-28T12:01:00Z">
                  <w:rPr>
                    <w:rFonts w:ascii="Calibri" w:hAnsi="Calibri"/>
                    <w:b/>
                    <w:sz w:val="22"/>
                  </w:rPr>
                </w:rPrChange>
              </w:rPr>
            </w:pPr>
            <w:r w:rsidRPr="001E696C">
              <w:rPr>
                <w:rFonts w:ascii="Calibri" w:hAnsi="Calibri"/>
                <w:b/>
                <w:strike/>
                <w:sz w:val="22"/>
                <w:rPrChange w:id="120" w:author="MORENI NICOLA" w:date="2016-06-28T12:01:00Z">
                  <w:rPr>
                    <w:rFonts w:ascii="Calibri" w:hAnsi="Calibri"/>
                    <w:b/>
                    <w:sz w:val="22"/>
                  </w:rPr>
                </w:rPrChange>
              </w:rPr>
              <w:t>HKD</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1"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2"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3"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4"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5"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jc w:val="both"/>
              <w:rPr>
                <w:rFonts w:ascii="Calibri" w:hAnsi="Calibri"/>
                <w:strike/>
                <w:sz w:val="22"/>
                <w:rPrChange w:id="126"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27" w:author="MORENI NICOLA" w:date="2016-06-28T12:01:00Z">
                  <w:rPr>
                    <w:rFonts w:ascii="Calibri" w:hAnsi="Calibri"/>
                    <w:b/>
                    <w:sz w:val="22"/>
                  </w:rPr>
                </w:rPrChange>
              </w:rPr>
            </w:pPr>
            <w:r w:rsidRPr="001E696C">
              <w:rPr>
                <w:rFonts w:ascii="Calibri" w:hAnsi="Calibri"/>
                <w:b/>
                <w:strike/>
                <w:sz w:val="22"/>
                <w:rPrChange w:id="128" w:author="MORENI NICOLA" w:date="2016-06-28T12:01:00Z">
                  <w:rPr>
                    <w:rFonts w:ascii="Calibri" w:hAnsi="Calibri"/>
                    <w:b/>
                    <w:sz w:val="22"/>
                  </w:rPr>
                </w:rPrChange>
              </w:rPr>
              <w:t>JPY</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29"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0"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jc w:val="both"/>
              <w:rPr>
                <w:rFonts w:ascii="Calibri" w:hAnsi="Calibri"/>
                <w:strike/>
                <w:sz w:val="22"/>
                <w:rPrChange w:id="131"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2"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3"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jc w:val="both"/>
              <w:rPr>
                <w:rFonts w:ascii="Calibri" w:hAnsi="Calibri"/>
                <w:strike/>
                <w:sz w:val="22"/>
                <w:rPrChange w:id="134"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35" w:author="MORENI NICOLA" w:date="2016-06-28T12:01:00Z">
                  <w:rPr>
                    <w:rFonts w:ascii="Calibri" w:hAnsi="Calibri"/>
                    <w:b/>
                    <w:sz w:val="22"/>
                  </w:rPr>
                </w:rPrChange>
              </w:rPr>
            </w:pPr>
            <w:r w:rsidRPr="001E696C">
              <w:rPr>
                <w:rFonts w:ascii="Calibri" w:hAnsi="Calibri"/>
                <w:b/>
                <w:strike/>
                <w:sz w:val="22"/>
                <w:rPrChange w:id="136" w:author="MORENI NICOLA" w:date="2016-06-28T12:01:00Z">
                  <w:rPr>
                    <w:rFonts w:ascii="Calibri" w:hAnsi="Calibri"/>
                    <w:b/>
                    <w:sz w:val="22"/>
                  </w:rPr>
                </w:rPrChange>
              </w:rPr>
              <w:t>AUD</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7"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8"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39"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0"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1"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jc w:val="both"/>
              <w:rPr>
                <w:rFonts w:ascii="Calibri" w:hAnsi="Calibri"/>
                <w:strike/>
                <w:sz w:val="22"/>
                <w:rPrChange w:id="142" w:author="MORENI NICOLA" w:date="2016-06-28T12:01:00Z">
                  <w:rPr>
                    <w:rFonts w:ascii="Calibri" w:hAnsi="Calibri"/>
                    <w:sz w:val="22"/>
                  </w:rPr>
                </w:rPrChange>
              </w:rPr>
            </w:pPr>
          </w:p>
        </w:tc>
      </w:tr>
      <w:tr w:rsidR="002B4E3C" w:rsidRPr="001E696C" w:rsidTr="0083006D">
        <w:tc>
          <w:tcPr>
            <w:tcW w:w="1319" w:type="dxa"/>
            <w:tcBorders>
              <w:top w:val="single" w:sz="4" w:space="0" w:color="auto"/>
              <w:left w:val="single" w:sz="4" w:space="0" w:color="auto"/>
              <w:bottom w:val="single" w:sz="4" w:space="0" w:color="auto"/>
              <w:right w:val="single" w:sz="4" w:space="0" w:color="auto"/>
            </w:tcBorders>
            <w:shd w:val="clear" w:color="auto" w:fill="auto"/>
            <w:hideMark/>
          </w:tcPr>
          <w:p w:rsidR="002B4E3C" w:rsidRPr="001E696C" w:rsidRDefault="002B4E3C" w:rsidP="0083006D">
            <w:pPr>
              <w:pStyle w:val="BodyText3"/>
              <w:jc w:val="both"/>
              <w:rPr>
                <w:rFonts w:ascii="Calibri" w:hAnsi="Calibri"/>
                <w:b/>
                <w:strike/>
                <w:sz w:val="22"/>
                <w:rPrChange w:id="143" w:author="MORENI NICOLA" w:date="2016-06-28T12:01:00Z">
                  <w:rPr>
                    <w:rFonts w:ascii="Calibri" w:hAnsi="Calibri"/>
                    <w:b/>
                    <w:sz w:val="22"/>
                  </w:rPr>
                </w:rPrChange>
              </w:rPr>
            </w:pPr>
            <w:r w:rsidRPr="001E696C">
              <w:rPr>
                <w:rFonts w:ascii="Calibri" w:hAnsi="Calibri"/>
                <w:b/>
                <w:strike/>
                <w:sz w:val="22"/>
                <w:rPrChange w:id="144" w:author="MORENI NICOLA" w:date="2016-06-28T12:01:00Z">
                  <w:rPr>
                    <w:rFonts w:ascii="Calibri" w:hAnsi="Calibri"/>
                    <w:b/>
                    <w:sz w:val="22"/>
                  </w:rPr>
                </w:rPrChange>
              </w:rPr>
              <w:t>SEK</w:t>
            </w: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5" w:author="MORENI NICOLA" w:date="2016-06-28T12:01:00Z">
                  <w:rPr>
                    <w:rFonts w:ascii="Calibri" w:hAnsi="Calibri"/>
                    <w:sz w:val="22"/>
                  </w:rPr>
                </w:rPrChange>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6"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7"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8"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numPr>
                <w:ilvl w:val="0"/>
                <w:numId w:val="18"/>
              </w:numPr>
              <w:jc w:val="both"/>
              <w:rPr>
                <w:rFonts w:ascii="Calibri" w:hAnsi="Calibri"/>
                <w:strike/>
                <w:sz w:val="22"/>
                <w:rPrChange w:id="149" w:author="MORENI NICOLA" w:date="2016-06-28T12:01:00Z">
                  <w:rPr>
                    <w:rFonts w:ascii="Calibri" w:hAnsi="Calibri"/>
                    <w:sz w:val="22"/>
                  </w:rPr>
                </w:rPrChange>
              </w:rPr>
            </w:pPr>
          </w:p>
        </w:tc>
        <w:tc>
          <w:tcPr>
            <w:tcW w:w="1320" w:type="dxa"/>
            <w:tcBorders>
              <w:top w:val="single" w:sz="4" w:space="0" w:color="auto"/>
              <w:left w:val="single" w:sz="4" w:space="0" w:color="auto"/>
              <w:bottom w:val="single" w:sz="4" w:space="0" w:color="auto"/>
              <w:right w:val="single" w:sz="4" w:space="0" w:color="auto"/>
            </w:tcBorders>
            <w:shd w:val="clear" w:color="auto" w:fill="auto"/>
          </w:tcPr>
          <w:p w:rsidR="002B4E3C" w:rsidRPr="001E696C" w:rsidRDefault="002B4E3C" w:rsidP="0083006D">
            <w:pPr>
              <w:pStyle w:val="BodyText3"/>
              <w:keepNext/>
              <w:jc w:val="both"/>
              <w:rPr>
                <w:rFonts w:ascii="Calibri" w:hAnsi="Calibri"/>
                <w:strike/>
                <w:sz w:val="22"/>
                <w:rPrChange w:id="150" w:author="MORENI NICOLA" w:date="2016-06-28T12:01:00Z">
                  <w:rPr>
                    <w:rFonts w:ascii="Calibri" w:hAnsi="Calibri"/>
                    <w:sz w:val="22"/>
                  </w:rPr>
                </w:rPrChange>
              </w:rPr>
            </w:pPr>
          </w:p>
        </w:tc>
      </w:tr>
    </w:tbl>
    <w:p w:rsidR="00D33269" w:rsidRDefault="00D33269" w:rsidP="00D33269">
      <w:pPr>
        <w:spacing w:line="0" w:lineRule="atLeast"/>
        <w:jc w:val="center"/>
        <w:rPr>
          <w:rFonts w:ascii="Courier New" w:eastAsia="Courier New" w:hAnsi="Courier New"/>
          <w:sz w:val="16"/>
          <w:szCs w:val="16"/>
        </w:rPr>
      </w:pPr>
    </w:p>
    <w:p w:rsidR="00D33269" w:rsidRDefault="00D33269" w:rsidP="00184D90">
      <w:pPr>
        <w:spacing w:line="0" w:lineRule="atLeast"/>
        <w:jc w:val="both"/>
        <w:rPr>
          <w:rFonts w:ascii="Courier New" w:eastAsia="Courier New" w:hAnsi="Courier New"/>
          <w:sz w:val="16"/>
          <w:szCs w:val="16"/>
        </w:rPr>
      </w:pPr>
    </w:p>
    <w:p w:rsidR="002B4E3C" w:rsidRPr="001954CD" w:rsidRDefault="002B4E3C" w:rsidP="002B4E3C">
      <w:pPr>
        <w:pStyle w:val="BodyText3"/>
        <w:jc w:val="both"/>
        <w:rPr>
          <w:rFonts w:ascii="Courier New" w:hAnsi="Courier New" w:cs="Courier New"/>
          <w:strike/>
          <w:sz w:val="16"/>
          <w:szCs w:val="16"/>
          <w:rPrChange w:id="151" w:author="MORENI NICOLA" w:date="2016-06-27T16:20:00Z">
            <w:rPr>
              <w:rFonts w:ascii="Courier New" w:hAnsi="Courier New" w:cs="Courier New"/>
              <w:sz w:val="16"/>
              <w:szCs w:val="16"/>
            </w:rPr>
          </w:rPrChange>
        </w:rPr>
      </w:pPr>
      <w:r w:rsidRPr="001954CD">
        <w:rPr>
          <w:rFonts w:ascii="Courier New" w:hAnsi="Courier New" w:cs="Courier New"/>
          <w:strike/>
          <w:sz w:val="16"/>
          <w:szCs w:val="16"/>
          <w:rPrChange w:id="152" w:author="MORENI NICOLA" w:date="2016-06-27T16:20:00Z">
            <w:rPr>
              <w:rFonts w:ascii="Courier New" w:hAnsi="Courier New" w:cs="Courier New"/>
              <w:sz w:val="16"/>
              <w:szCs w:val="16"/>
            </w:rPr>
          </w:rPrChange>
        </w:rPr>
        <w:t xml:space="preserve">Compute a curve calibration (or bootstrapping) means using a process to calculate discount factors (or zero rates) for different maturities tenors or currencies from a set of Interest Rate Derivatives whose quotes are available on market (or synthetically derivable from market’s information). This is possible by means of </w:t>
      </w:r>
      <w:proofErr w:type="spellStart"/>
      <w:r w:rsidRPr="001954CD">
        <w:rPr>
          <w:rFonts w:ascii="Courier New" w:hAnsi="Courier New" w:cs="Courier New"/>
          <w:i/>
          <w:strike/>
          <w:sz w:val="16"/>
          <w:szCs w:val="16"/>
          <w:rPrChange w:id="153" w:author="MORENI NICOLA" w:date="2016-06-27T16:20:00Z">
            <w:rPr>
              <w:rFonts w:ascii="Courier New" w:hAnsi="Courier New" w:cs="Courier New"/>
              <w:i/>
              <w:sz w:val="16"/>
              <w:szCs w:val="16"/>
            </w:rPr>
          </w:rPrChange>
        </w:rPr>
        <w:t>QuantLibXL</w:t>
      </w:r>
      <w:proofErr w:type="spellEnd"/>
      <w:r w:rsidRPr="001954CD">
        <w:rPr>
          <w:rFonts w:ascii="Courier New" w:hAnsi="Courier New" w:cs="Courier New"/>
          <w:strike/>
          <w:sz w:val="16"/>
          <w:szCs w:val="16"/>
          <w:rPrChange w:id="154" w:author="MORENI NICOLA" w:date="2016-06-27T16:20:00Z">
            <w:rPr>
              <w:rFonts w:ascii="Courier New" w:hAnsi="Courier New" w:cs="Courier New"/>
              <w:sz w:val="16"/>
              <w:szCs w:val="16"/>
            </w:rPr>
          </w:rPrChange>
        </w:rPr>
        <w:t xml:space="preserve"> Excel Add-in. </w:t>
      </w:r>
    </w:p>
    <w:p w:rsidR="001954CD" w:rsidRDefault="001E696C" w:rsidP="002E2734">
      <w:pPr>
        <w:pStyle w:val="BodyText3"/>
        <w:jc w:val="both"/>
        <w:rPr>
          <w:ins w:id="155" w:author="MORENI NICOLA" w:date="2016-06-28T12:02:00Z"/>
          <w:rFonts w:ascii="Courier New" w:hAnsi="Courier New" w:cs="Courier New"/>
          <w:i/>
          <w:sz w:val="16"/>
          <w:szCs w:val="16"/>
        </w:rPr>
      </w:pPr>
      <w:ins w:id="156" w:author="MORENI NICOLA" w:date="2016-06-28T12:03:00Z">
        <w:r>
          <w:rPr>
            <w:rFonts w:ascii="Courier New" w:hAnsi="Courier New" w:cs="Courier New"/>
            <w:i/>
            <w:sz w:val="16"/>
            <w:szCs w:val="16"/>
          </w:rPr>
          <w:t>PART</w:t>
        </w:r>
      </w:ins>
      <w:ins w:id="157" w:author="MORENI NICOLA" w:date="2016-06-28T12:02:00Z">
        <w:r>
          <w:rPr>
            <w:rFonts w:ascii="Courier New" w:hAnsi="Courier New" w:cs="Courier New"/>
            <w:i/>
            <w:sz w:val="16"/>
            <w:szCs w:val="16"/>
          </w:rPr>
          <w:t xml:space="preserve"> 1: Yield curve, </w:t>
        </w:r>
        <w:proofErr w:type="spellStart"/>
        <w:r>
          <w:rPr>
            <w:rFonts w:ascii="Courier New" w:hAnsi="Courier New" w:cs="Courier New"/>
            <w:i/>
            <w:sz w:val="16"/>
            <w:szCs w:val="16"/>
          </w:rPr>
          <w:t>interpolation,relative</w:t>
        </w:r>
        <w:proofErr w:type="spellEnd"/>
        <w:r>
          <w:rPr>
            <w:rFonts w:ascii="Courier New" w:hAnsi="Courier New" w:cs="Courier New"/>
            <w:i/>
            <w:sz w:val="16"/>
            <w:szCs w:val="16"/>
          </w:rPr>
          <w:t xml:space="preserve"> pricing, calibration +sez.2 </w:t>
        </w:r>
        <w:proofErr w:type="spellStart"/>
        <w:r>
          <w:rPr>
            <w:rFonts w:ascii="Courier New" w:hAnsi="Courier New" w:cs="Courier New"/>
            <w:i/>
            <w:sz w:val="16"/>
            <w:szCs w:val="16"/>
          </w:rPr>
          <w:t>maddalena</w:t>
        </w:r>
        <w:proofErr w:type="spellEnd"/>
        <w:r>
          <w:rPr>
            <w:rFonts w:ascii="Courier New" w:hAnsi="Courier New" w:cs="Courier New"/>
            <w:i/>
            <w:sz w:val="16"/>
            <w:szCs w:val="16"/>
          </w:rPr>
          <w:t xml:space="preserve"> </w:t>
        </w:r>
      </w:ins>
    </w:p>
    <w:p w:rsidR="001E696C" w:rsidRDefault="001E696C" w:rsidP="002E2734">
      <w:pPr>
        <w:pStyle w:val="BodyText3"/>
        <w:jc w:val="both"/>
        <w:rPr>
          <w:ins w:id="158" w:author="MORENI NICOLA" w:date="2016-06-27T16:20:00Z"/>
          <w:rFonts w:ascii="Courier New" w:hAnsi="Courier New" w:cs="Courier New"/>
          <w:i/>
          <w:sz w:val="16"/>
          <w:szCs w:val="16"/>
        </w:rPr>
      </w:pPr>
    </w:p>
    <w:p w:rsidR="001E696C" w:rsidRDefault="001E696C" w:rsidP="002E2734">
      <w:pPr>
        <w:pStyle w:val="BodyText3"/>
        <w:jc w:val="both"/>
        <w:rPr>
          <w:ins w:id="159" w:author="MORENI NICOLA" w:date="2016-06-28T12:03:00Z"/>
          <w:rFonts w:ascii="Courier New" w:hAnsi="Courier New" w:cs="Courier New"/>
          <w:i/>
          <w:sz w:val="16"/>
          <w:szCs w:val="16"/>
        </w:rPr>
      </w:pPr>
      <w:ins w:id="160" w:author="MORENI NICOLA" w:date="2016-06-28T12:03:00Z">
        <w:r>
          <w:rPr>
            <w:rFonts w:ascii="Courier New" w:hAnsi="Courier New" w:cs="Courier New"/>
            <w:i/>
            <w:sz w:val="16"/>
            <w:szCs w:val="16"/>
          </w:rPr>
          <w:t>PART 2</w:t>
        </w:r>
      </w:ins>
      <w:ins w:id="161" w:author="MORENI NICOLA" w:date="2016-06-27T16:20:00Z">
        <w:r w:rsidR="001954CD">
          <w:rPr>
            <w:rFonts w:ascii="Courier New" w:hAnsi="Courier New" w:cs="Courier New"/>
            <w:i/>
            <w:sz w:val="16"/>
            <w:szCs w:val="16"/>
          </w:rPr>
          <w:t xml:space="preserve">: </w:t>
        </w:r>
      </w:ins>
      <w:proofErr w:type="spellStart"/>
      <w:ins w:id="162" w:author="MORENI NICOLA" w:date="2016-06-28T12:03:00Z">
        <w:r>
          <w:rPr>
            <w:rFonts w:ascii="Courier New" w:hAnsi="Courier New" w:cs="Courier New"/>
            <w:i/>
            <w:sz w:val="16"/>
            <w:szCs w:val="16"/>
          </w:rPr>
          <w:t>QuantlibXL</w:t>
        </w:r>
        <w:proofErr w:type="spellEnd"/>
        <w:r>
          <w:rPr>
            <w:rFonts w:ascii="Courier New" w:hAnsi="Courier New" w:cs="Courier New"/>
            <w:i/>
            <w:sz w:val="16"/>
            <w:szCs w:val="16"/>
          </w:rPr>
          <w:t xml:space="preserve"> </w:t>
        </w:r>
        <w:proofErr w:type="spellStart"/>
        <w:r>
          <w:rPr>
            <w:rFonts w:ascii="Courier New" w:hAnsi="Courier New" w:cs="Courier New"/>
            <w:i/>
            <w:sz w:val="16"/>
            <w:szCs w:val="16"/>
          </w:rPr>
          <w:t>RateCurveFramework</w:t>
        </w:r>
        <w:proofErr w:type="spellEnd"/>
      </w:ins>
    </w:p>
    <w:p w:rsidR="002E2734" w:rsidRDefault="002E2734" w:rsidP="002E2734">
      <w:pPr>
        <w:pStyle w:val="BodyText3"/>
        <w:jc w:val="both"/>
        <w:rPr>
          <w:rFonts w:ascii="Courier New" w:hAnsi="Courier New" w:cs="Courier New"/>
          <w:sz w:val="16"/>
          <w:szCs w:val="16"/>
        </w:rPr>
      </w:pPr>
      <w:proofErr w:type="spellStart"/>
      <w:r w:rsidRPr="00996E09">
        <w:rPr>
          <w:rFonts w:ascii="Courier New" w:hAnsi="Courier New" w:cs="Courier New"/>
          <w:i/>
          <w:sz w:val="16"/>
          <w:szCs w:val="16"/>
        </w:rPr>
        <w:t>QuantLibXL</w:t>
      </w:r>
      <w:proofErr w:type="spellEnd"/>
      <w:r w:rsidRPr="002E2734">
        <w:rPr>
          <w:rFonts w:ascii="Courier New" w:hAnsi="Courier New" w:cs="Courier New"/>
          <w:sz w:val="16"/>
          <w:szCs w:val="16"/>
        </w:rPr>
        <w:t xml:space="preserve"> is a compiled Add-in (i.e. specific type of application used to add features to Excel) which provides an Excel User Interface for the use of </w:t>
      </w:r>
      <w:proofErr w:type="spellStart"/>
      <w:r w:rsidRPr="00996E09">
        <w:rPr>
          <w:rFonts w:ascii="Courier New" w:hAnsi="Courier New" w:cs="Courier New"/>
          <w:i/>
          <w:sz w:val="16"/>
          <w:szCs w:val="16"/>
        </w:rPr>
        <w:t>QuantLib</w:t>
      </w:r>
      <w:proofErr w:type="spellEnd"/>
      <w:r w:rsidRPr="002E2734">
        <w:rPr>
          <w:rFonts w:ascii="Courier New" w:hAnsi="Courier New" w:cs="Courier New"/>
          <w:sz w:val="16"/>
          <w:szCs w:val="16"/>
        </w:rPr>
        <w:t xml:space="preserve"> functionality. </w:t>
      </w:r>
      <w:proofErr w:type="spellStart"/>
      <w:r w:rsidRPr="00996E09">
        <w:rPr>
          <w:rFonts w:ascii="Courier New" w:hAnsi="Courier New" w:cs="Courier New"/>
          <w:i/>
          <w:sz w:val="16"/>
          <w:szCs w:val="16"/>
        </w:rPr>
        <w:t>QuantLib</w:t>
      </w:r>
      <w:proofErr w:type="spellEnd"/>
      <w:r w:rsidRPr="002E2734">
        <w:rPr>
          <w:rFonts w:ascii="Courier New" w:hAnsi="Courier New" w:cs="Courier New"/>
          <w:sz w:val="16"/>
          <w:szCs w:val="16"/>
        </w:rPr>
        <w:t xml:space="preserve"> is a C++ free/open-source library for quantitative finance based on </w:t>
      </w:r>
      <w:del w:id="163" w:author="MORENI NICOLA" w:date="2016-06-27T16:21:00Z">
        <w:r w:rsidRPr="002E2734" w:rsidDel="001954CD">
          <w:rPr>
            <w:rFonts w:ascii="Courier New" w:hAnsi="Courier New" w:cs="Courier New"/>
            <w:sz w:val="16"/>
            <w:szCs w:val="16"/>
          </w:rPr>
          <w:delText xml:space="preserve">an </w:delText>
        </w:r>
      </w:del>
      <w:r w:rsidRPr="002E2734">
        <w:rPr>
          <w:rFonts w:ascii="Courier New" w:hAnsi="Courier New" w:cs="Courier New"/>
          <w:sz w:val="16"/>
          <w:szCs w:val="16"/>
        </w:rPr>
        <w:t xml:space="preserve">object </w:t>
      </w:r>
      <w:ins w:id="164" w:author="MORENI NICOLA" w:date="2016-06-27T16:21:00Z">
        <w:r w:rsidR="001954CD">
          <w:rPr>
            <w:rFonts w:ascii="Courier New" w:hAnsi="Courier New" w:cs="Courier New"/>
            <w:sz w:val="16"/>
            <w:szCs w:val="16"/>
          </w:rPr>
          <w:t xml:space="preserve">based programming </w:t>
        </w:r>
      </w:ins>
      <w:del w:id="165" w:author="MORENI NICOLA" w:date="2016-06-27T16:21:00Z">
        <w:r w:rsidRPr="002E2734" w:rsidDel="001954CD">
          <w:rPr>
            <w:rFonts w:ascii="Courier New" w:hAnsi="Courier New" w:cs="Courier New"/>
            <w:sz w:val="16"/>
            <w:szCs w:val="16"/>
          </w:rPr>
          <w:delText>model</w:delText>
        </w:r>
      </w:del>
      <w:r w:rsidRPr="002E2734">
        <w:rPr>
          <w:rFonts w:ascii="Courier New" w:hAnsi="Courier New" w:cs="Courier New"/>
          <w:sz w:val="16"/>
          <w:szCs w:val="16"/>
        </w:rPr>
        <w:t xml:space="preserve">. </w:t>
      </w:r>
      <w:del w:id="166" w:author="MORENI NICOLA" w:date="2016-06-27T16:21:00Z">
        <w:r w:rsidRPr="002E2734" w:rsidDel="001954CD">
          <w:rPr>
            <w:rFonts w:ascii="Courier New" w:hAnsi="Courier New" w:cs="Courier New"/>
            <w:sz w:val="16"/>
            <w:szCs w:val="16"/>
          </w:rPr>
          <w:delText xml:space="preserve"> </w:delText>
        </w:r>
      </w:del>
      <w:r w:rsidRPr="002E2734">
        <w:rPr>
          <w:rFonts w:ascii="Courier New" w:hAnsi="Courier New" w:cs="Courier New"/>
          <w:sz w:val="16"/>
          <w:szCs w:val="16"/>
        </w:rPr>
        <w:t xml:space="preserve">In order to export </w:t>
      </w:r>
      <w:proofErr w:type="spellStart"/>
      <w:r w:rsidRPr="00996E09">
        <w:rPr>
          <w:rFonts w:ascii="Courier New" w:hAnsi="Courier New" w:cs="Courier New"/>
          <w:i/>
          <w:sz w:val="16"/>
          <w:szCs w:val="16"/>
        </w:rPr>
        <w:t>QuantLib</w:t>
      </w:r>
      <w:proofErr w:type="spellEnd"/>
      <w:r w:rsidRPr="002E2734">
        <w:rPr>
          <w:rFonts w:ascii="Courier New" w:hAnsi="Courier New" w:cs="Courier New"/>
          <w:sz w:val="16"/>
          <w:szCs w:val="16"/>
        </w:rPr>
        <w:t xml:space="preserve"> object-oriented functionality to Microsoft Excel, </w:t>
      </w:r>
      <w:proofErr w:type="spellStart"/>
      <w:r w:rsidRPr="00996E09">
        <w:rPr>
          <w:rFonts w:ascii="Courier New" w:hAnsi="Courier New" w:cs="Courier New"/>
          <w:i/>
          <w:sz w:val="16"/>
          <w:szCs w:val="16"/>
        </w:rPr>
        <w:t>QuantLibXL</w:t>
      </w:r>
      <w:proofErr w:type="spellEnd"/>
      <w:r w:rsidRPr="002E2734">
        <w:rPr>
          <w:rFonts w:ascii="Courier New" w:hAnsi="Courier New" w:cs="Courier New"/>
          <w:sz w:val="16"/>
          <w:szCs w:val="16"/>
        </w:rPr>
        <w:t xml:space="preserve"> uses </w:t>
      </w:r>
      <w:proofErr w:type="spellStart"/>
      <w:r w:rsidRPr="00996E09">
        <w:rPr>
          <w:rFonts w:ascii="Courier New" w:hAnsi="Courier New" w:cs="Courier New"/>
          <w:i/>
          <w:sz w:val="16"/>
          <w:szCs w:val="16"/>
        </w:rPr>
        <w:t>ObjectHandler</w:t>
      </w:r>
      <w:proofErr w:type="spellEnd"/>
      <w:r w:rsidRPr="002E2734">
        <w:rPr>
          <w:rFonts w:ascii="Courier New" w:hAnsi="Courier New" w:cs="Courier New"/>
          <w:sz w:val="16"/>
          <w:szCs w:val="16"/>
        </w:rPr>
        <w:t xml:space="preserve">, a C++ library that </w:t>
      </w:r>
      <w:ins w:id="167" w:author="MORENI NICOLA" w:date="2016-06-27T16:22:00Z">
        <w:r w:rsidR="001954CD">
          <w:rPr>
            <w:rFonts w:ascii="Courier New" w:hAnsi="Courier New" w:cs="Courier New"/>
            <w:sz w:val="16"/>
            <w:szCs w:val="16"/>
          </w:rPr>
          <w:t xml:space="preserve">provides </w:t>
        </w:r>
      </w:ins>
      <w:del w:id="168" w:author="MORENI NICOLA" w:date="2016-06-27T16:22:00Z">
        <w:r w:rsidRPr="002E2734" w:rsidDel="001954CD">
          <w:rPr>
            <w:rFonts w:ascii="Courier New" w:hAnsi="Courier New" w:cs="Courier New"/>
            <w:sz w:val="16"/>
            <w:szCs w:val="16"/>
          </w:rPr>
          <w:delText>implements</w:delText>
        </w:r>
      </w:del>
      <w:r w:rsidRPr="002E2734">
        <w:rPr>
          <w:rFonts w:ascii="Courier New" w:hAnsi="Courier New" w:cs="Courier New"/>
          <w:sz w:val="16"/>
          <w:szCs w:val="16"/>
        </w:rPr>
        <w:t xml:space="preserve"> </w:t>
      </w:r>
      <w:ins w:id="169" w:author="MORENI NICOLA" w:date="2016-06-27T16:22:00Z">
        <w:r w:rsidR="001954CD">
          <w:rPr>
            <w:rFonts w:ascii="Courier New" w:hAnsi="Courier New" w:cs="Courier New"/>
            <w:sz w:val="16"/>
            <w:szCs w:val="16"/>
          </w:rPr>
          <w:t xml:space="preserve">functionalities </w:t>
        </w:r>
      </w:ins>
      <w:del w:id="170" w:author="MORENI NICOLA" w:date="2016-06-27T16:22:00Z">
        <w:r w:rsidRPr="002E2734" w:rsidDel="001954CD">
          <w:rPr>
            <w:rFonts w:ascii="Courier New" w:hAnsi="Courier New" w:cs="Courier New"/>
            <w:sz w:val="16"/>
            <w:szCs w:val="16"/>
          </w:rPr>
          <w:delText xml:space="preserve">a repository in which objects may be </w:delText>
        </w:r>
      </w:del>
      <w:ins w:id="171" w:author="MORENI NICOLA" w:date="2016-06-27T16:22:00Z">
        <w:r w:rsidR="001954CD">
          <w:rPr>
            <w:rFonts w:ascii="Courier New" w:hAnsi="Courier New" w:cs="Courier New"/>
            <w:sz w:val="16"/>
            <w:szCs w:val="16"/>
          </w:rPr>
          <w:t xml:space="preserve">to create, </w:t>
        </w:r>
      </w:ins>
      <w:del w:id="172" w:author="MORENI NICOLA" w:date="2016-06-27T16:22:00Z">
        <w:r w:rsidRPr="002E2734" w:rsidDel="001954CD">
          <w:rPr>
            <w:rFonts w:ascii="Courier New" w:hAnsi="Courier New" w:cs="Courier New"/>
            <w:sz w:val="16"/>
            <w:szCs w:val="16"/>
          </w:rPr>
          <w:delText>instantiated,</w:delText>
        </w:r>
      </w:del>
      <w:ins w:id="173" w:author="MORENI NICOLA" w:date="2016-06-27T16:22:00Z">
        <w:r w:rsidR="001954CD">
          <w:rPr>
            <w:rFonts w:ascii="Courier New" w:hAnsi="Courier New" w:cs="Courier New"/>
            <w:sz w:val="16"/>
            <w:szCs w:val="16"/>
          </w:rPr>
          <w:t>access,</w:t>
        </w:r>
      </w:ins>
      <w:r w:rsidRPr="002E2734">
        <w:rPr>
          <w:rFonts w:ascii="Courier New" w:hAnsi="Courier New" w:cs="Courier New"/>
          <w:sz w:val="16"/>
          <w:szCs w:val="16"/>
        </w:rPr>
        <w:t xml:space="preserve"> quer</w:t>
      </w:r>
      <w:ins w:id="174" w:author="MORENI NICOLA" w:date="2016-06-27T16:22:00Z">
        <w:r w:rsidR="001954CD">
          <w:rPr>
            <w:rFonts w:ascii="Courier New" w:hAnsi="Courier New" w:cs="Courier New"/>
            <w:sz w:val="16"/>
            <w:szCs w:val="16"/>
          </w:rPr>
          <w:t>y</w:t>
        </w:r>
      </w:ins>
      <w:del w:id="175" w:author="MORENI NICOLA" w:date="2016-06-27T16:22:00Z">
        <w:r w:rsidRPr="002E2734" w:rsidDel="001954CD">
          <w:rPr>
            <w:rFonts w:ascii="Courier New" w:hAnsi="Courier New" w:cs="Courier New"/>
            <w:sz w:val="16"/>
            <w:szCs w:val="16"/>
          </w:rPr>
          <w:delText>ied</w:delText>
        </w:r>
      </w:del>
      <w:r w:rsidRPr="002E2734">
        <w:rPr>
          <w:rFonts w:ascii="Courier New" w:hAnsi="Courier New" w:cs="Courier New"/>
          <w:sz w:val="16"/>
          <w:szCs w:val="16"/>
        </w:rPr>
        <w:t>, update</w:t>
      </w:r>
      <w:del w:id="176" w:author="MORENI NICOLA" w:date="2016-06-27T16:23:00Z">
        <w:r w:rsidRPr="002E2734" w:rsidDel="001954CD">
          <w:rPr>
            <w:rFonts w:ascii="Courier New" w:hAnsi="Courier New" w:cs="Courier New"/>
            <w:sz w:val="16"/>
            <w:szCs w:val="16"/>
          </w:rPr>
          <w:delText>d</w:delText>
        </w:r>
      </w:del>
      <w:r w:rsidRPr="002E2734">
        <w:rPr>
          <w:rFonts w:ascii="Courier New" w:hAnsi="Courier New" w:cs="Courier New"/>
          <w:sz w:val="16"/>
          <w:szCs w:val="16"/>
        </w:rPr>
        <w:t xml:space="preserve"> and destroy</w:t>
      </w:r>
      <w:del w:id="177" w:author="MORENI NICOLA" w:date="2016-06-27T16:23:00Z">
        <w:r w:rsidRPr="002E2734" w:rsidDel="001954CD">
          <w:rPr>
            <w:rFonts w:ascii="Courier New" w:hAnsi="Courier New" w:cs="Courier New"/>
            <w:sz w:val="16"/>
            <w:szCs w:val="16"/>
          </w:rPr>
          <w:delText>ed</w:delText>
        </w:r>
      </w:del>
      <w:r w:rsidRPr="002E2734">
        <w:rPr>
          <w:rFonts w:ascii="Courier New" w:hAnsi="Courier New" w:cs="Courier New"/>
          <w:sz w:val="16"/>
          <w:szCs w:val="16"/>
        </w:rPr>
        <w:t xml:space="preserve"> </w:t>
      </w:r>
      <w:ins w:id="178" w:author="MORENI NICOLA" w:date="2016-06-27T16:23:00Z">
        <w:r w:rsidR="001954CD">
          <w:rPr>
            <w:rFonts w:ascii="Courier New" w:hAnsi="Courier New" w:cs="Courier New"/>
            <w:sz w:val="16"/>
            <w:szCs w:val="16"/>
          </w:rPr>
          <w:t>C++ classes</w:t>
        </w:r>
      </w:ins>
      <w:r w:rsidRPr="002E2734">
        <w:rPr>
          <w:rFonts w:ascii="Courier New" w:hAnsi="Courier New" w:cs="Courier New"/>
          <w:sz w:val="16"/>
          <w:szCs w:val="16"/>
        </w:rPr>
        <w:t xml:space="preserve">. For more information please visit </w:t>
      </w:r>
      <w:hyperlink r:id="rId9" w:history="1">
        <w:r w:rsidRPr="002E2734">
          <w:rPr>
            <w:rStyle w:val="Hyperlink"/>
            <w:rFonts w:ascii="Courier New" w:hAnsi="Courier New" w:cs="Courier New"/>
            <w:sz w:val="16"/>
            <w:szCs w:val="16"/>
          </w:rPr>
          <w:t>quantlib.org</w:t>
        </w:r>
      </w:hyperlink>
      <w:r>
        <w:rPr>
          <w:rFonts w:ascii="Courier New" w:hAnsi="Courier New" w:cs="Courier New"/>
          <w:sz w:val="16"/>
          <w:szCs w:val="16"/>
        </w:rPr>
        <w:t>.</w:t>
      </w:r>
    </w:p>
    <w:p w:rsidR="00203CF9" w:rsidRDefault="00203CF9" w:rsidP="002E2734">
      <w:pPr>
        <w:pStyle w:val="BodyText3"/>
        <w:jc w:val="both"/>
        <w:rPr>
          <w:rFonts w:ascii="Courier New" w:hAnsi="Courier New" w:cs="Courier New"/>
          <w:sz w:val="16"/>
          <w:szCs w:val="16"/>
        </w:rPr>
      </w:pPr>
    </w:p>
    <w:p w:rsidR="002E2734" w:rsidRDefault="001954CD" w:rsidP="002E2734">
      <w:pPr>
        <w:pStyle w:val="BodyText3"/>
        <w:jc w:val="both"/>
        <w:rPr>
          <w:rFonts w:ascii="Courier New" w:hAnsi="Courier New" w:cs="Courier New"/>
          <w:sz w:val="16"/>
          <w:szCs w:val="16"/>
        </w:rPr>
      </w:pPr>
      <w:ins w:id="179" w:author="MORENI NICOLA" w:date="2016-06-27T16:23:00Z">
        <w:r>
          <w:rPr>
            <w:rFonts w:ascii="Courier New" w:hAnsi="Courier New" w:cs="Courier New"/>
            <w:sz w:val="16"/>
            <w:szCs w:val="16"/>
          </w:rPr>
          <w:t xml:space="preserve">In the following we </w:t>
        </w:r>
      </w:ins>
      <w:del w:id="180" w:author="MORENI NICOLA" w:date="2016-06-27T16:23:00Z">
        <w:r w:rsidR="002E2734" w:rsidRPr="002E2734" w:rsidDel="001954CD">
          <w:rPr>
            <w:rFonts w:ascii="Courier New" w:hAnsi="Courier New" w:cs="Courier New"/>
            <w:sz w:val="16"/>
            <w:szCs w:val="16"/>
          </w:rPr>
          <w:delText>This document</w:delText>
        </w:r>
      </w:del>
      <w:r w:rsidR="002E2734" w:rsidRPr="002E2734">
        <w:rPr>
          <w:rFonts w:ascii="Courier New" w:hAnsi="Courier New" w:cs="Courier New"/>
          <w:sz w:val="16"/>
          <w:szCs w:val="16"/>
        </w:rPr>
        <w:t xml:space="preserve"> </w:t>
      </w:r>
      <w:ins w:id="181" w:author="MORENI NICOLA" w:date="2016-06-27T16:25:00Z">
        <w:r>
          <w:rPr>
            <w:rFonts w:ascii="Courier New" w:hAnsi="Courier New" w:cs="Courier New"/>
            <w:sz w:val="16"/>
            <w:szCs w:val="16"/>
          </w:rPr>
          <w:t xml:space="preserve">will </w:t>
        </w:r>
      </w:ins>
      <w:r w:rsidR="002E2734" w:rsidRPr="002E2734">
        <w:rPr>
          <w:rFonts w:ascii="Courier New" w:hAnsi="Courier New" w:cs="Courier New"/>
          <w:sz w:val="16"/>
          <w:szCs w:val="16"/>
        </w:rPr>
        <w:t>explain</w:t>
      </w:r>
      <w:del w:id="182" w:author="MORENI NICOLA" w:date="2016-06-27T16:23:00Z">
        <w:r w:rsidR="002E2734" w:rsidRPr="002E2734" w:rsidDel="001954CD">
          <w:rPr>
            <w:rFonts w:ascii="Courier New" w:hAnsi="Courier New" w:cs="Courier New"/>
            <w:sz w:val="16"/>
            <w:szCs w:val="16"/>
          </w:rPr>
          <w:delText>s</w:delText>
        </w:r>
      </w:del>
      <w:r w:rsidR="002E2734" w:rsidRPr="002E2734">
        <w:rPr>
          <w:rFonts w:ascii="Courier New" w:hAnsi="Courier New" w:cs="Courier New"/>
          <w:sz w:val="16"/>
          <w:szCs w:val="16"/>
        </w:rPr>
        <w:t xml:space="preserve"> </w:t>
      </w:r>
      <w:ins w:id="183" w:author="MORENI NICOLA" w:date="2016-06-27T16:24:00Z">
        <w:r>
          <w:rPr>
            <w:rFonts w:ascii="Courier New" w:hAnsi="Courier New" w:cs="Courier New"/>
            <w:sz w:val="16"/>
            <w:szCs w:val="16"/>
          </w:rPr>
          <w:t xml:space="preserve">which tools are needed </w:t>
        </w:r>
      </w:ins>
      <w:del w:id="184" w:author="MORENI NICOLA" w:date="2016-06-27T16:24:00Z">
        <w:r w:rsidR="002E2734" w:rsidRPr="002E2734" w:rsidDel="001954CD">
          <w:rPr>
            <w:rFonts w:ascii="Courier New" w:hAnsi="Courier New" w:cs="Courier New"/>
            <w:sz w:val="16"/>
            <w:szCs w:val="16"/>
          </w:rPr>
          <w:delText xml:space="preserve">how </w:delText>
        </w:r>
      </w:del>
      <w:r w:rsidR="002E2734" w:rsidRPr="002E2734">
        <w:rPr>
          <w:rFonts w:ascii="Courier New" w:hAnsi="Courier New" w:cs="Courier New"/>
          <w:sz w:val="16"/>
          <w:szCs w:val="16"/>
        </w:rPr>
        <w:t xml:space="preserve">to </w:t>
      </w:r>
      <w:ins w:id="185" w:author="MORENI NICOLA" w:date="2016-06-27T16:23:00Z">
        <w:r>
          <w:rPr>
            <w:rFonts w:ascii="Courier New" w:hAnsi="Courier New" w:cs="Courier New"/>
            <w:sz w:val="16"/>
            <w:szCs w:val="16"/>
          </w:rPr>
          <w:t xml:space="preserve">configure a curve calibrator based on </w:t>
        </w:r>
        <w:proofErr w:type="spellStart"/>
        <w:r>
          <w:rPr>
            <w:rFonts w:ascii="Courier New" w:hAnsi="Courier New" w:cs="Courier New"/>
            <w:sz w:val="16"/>
            <w:szCs w:val="16"/>
          </w:rPr>
          <w:t>QuantLibXL</w:t>
        </w:r>
        <w:proofErr w:type="spellEnd"/>
        <w:r>
          <w:rPr>
            <w:rFonts w:ascii="Courier New" w:hAnsi="Courier New" w:cs="Courier New"/>
            <w:sz w:val="16"/>
            <w:szCs w:val="16"/>
          </w:rPr>
          <w:t xml:space="preserve"> and describe </w:t>
        </w:r>
      </w:ins>
      <w:ins w:id="186" w:author="MORENI NICOLA" w:date="2016-06-27T16:24:00Z">
        <w:r>
          <w:rPr>
            <w:rFonts w:ascii="Courier New" w:hAnsi="Courier New" w:cs="Courier New"/>
            <w:sz w:val="16"/>
            <w:szCs w:val="16"/>
          </w:rPr>
          <w:t xml:space="preserve">how these functionalities are used within </w:t>
        </w:r>
      </w:ins>
      <w:del w:id="187" w:author="MORENI NICOLA" w:date="2016-06-27T16:24:00Z">
        <w:r w:rsidR="002E2734" w:rsidRPr="002E2734" w:rsidDel="001954CD">
          <w:rPr>
            <w:rFonts w:ascii="Courier New" w:hAnsi="Courier New" w:cs="Courier New"/>
            <w:sz w:val="16"/>
            <w:szCs w:val="16"/>
          </w:rPr>
          <w:delText>have access to</w:delText>
        </w:r>
      </w:del>
      <w:r w:rsidR="002E2734" w:rsidRPr="002E2734">
        <w:rPr>
          <w:rFonts w:ascii="Courier New" w:hAnsi="Courier New" w:cs="Courier New"/>
          <w:sz w:val="16"/>
          <w:szCs w:val="16"/>
        </w:rPr>
        <w:t xml:space="preserve"> the </w:t>
      </w:r>
      <w:ins w:id="188" w:author="MORENI NICOLA" w:date="2016-06-27T16:24:00Z">
        <w:r>
          <w:rPr>
            <w:rFonts w:ascii="Courier New" w:hAnsi="Courier New" w:cs="Courier New"/>
            <w:sz w:val="16"/>
            <w:szCs w:val="16"/>
          </w:rPr>
          <w:t xml:space="preserve">rate curve </w:t>
        </w:r>
      </w:ins>
      <w:r w:rsidR="002E2734" w:rsidRPr="002E2734">
        <w:rPr>
          <w:rFonts w:ascii="Courier New" w:hAnsi="Courier New" w:cs="Courier New"/>
          <w:sz w:val="16"/>
          <w:szCs w:val="16"/>
        </w:rPr>
        <w:t>framework</w:t>
      </w:r>
      <w:del w:id="189" w:author="MORENI NICOLA" w:date="2016-06-27T16:24:00Z">
        <w:r w:rsidR="002E2734" w:rsidRPr="002E2734" w:rsidDel="001954CD">
          <w:rPr>
            <w:rFonts w:ascii="Courier New" w:hAnsi="Courier New" w:cs="Courier New"/>
            <w:sz w:val="16"/>
            <w:szCs w:val="16"/>
          </w:rPr>
          <w:delText xml:space="preserve"> and how to use it</w:delText>
        </w:r>
      </w:del>
      <w:r w:rsidR="002E2734" w:rsidRPr="002E2734">
        <w:rPr>
          <w:rFonts w:ascii="Courier New" w:hAnsi="Courier New" w:cs="Courier New"/>
          <w:sz w:val="16"/>
          <w:szCs w:val="16"/>
        </w:rPr>
        <w:t>.</w:t>
      </w:r>
    </w:p>
    <w:p w:rsidR="00203CF9" w:rsidRDefault="00203CF9" w:rsidP="002E2734">
      <w:pPr>
        <w:pStyle w:val="BodyText3"/>
        <w:jc w:val="both"/>
        <w:rPr>
          <w:rFonts w:ascii="Courier New" w:hAnsi="Courier New" w:cs="Courier New"/>
          <w:sz w:val="16"/>
          <w:szCs w:val="16"/>
        </w:rPr>
      </w:pPr>
    </w:p>
    <w:p w:rsidR="00203CF9" w:rsidRDefault="00203CF9" w:rsidP="002E2734">
      <w:pPr>
        <w:pStyle w:val="BodyText3"/>
        <w:jc w:val="both"/>
        <w:rPr>
          <w:rFonts w:ascii="Courier New" w:hAnsi="Courier New" w:cs="Courier New"/>
          <w:sz w:val="16"/>
          <w:szCs w:val="16"/>
        </w:rPr>
      </w:pPr>
    </w:p>
    <w:p w:rsidR="00203CF9" w:rsidRDefault="009D4301" w:rsidP="002E2734">
      <w:pPr>
        <w:pStyle w:val="BodyText3"/>
        <w:jc w:val="both"/>
        <w:rPr>
          <w:ins w:id="190" w:author="MORENI NICOLA" w:date="2016-06-27T16:25:00Z"/>
          <w:rFonts w:ascii="Courier New" w:hAnsi="Courier New" w:cs="Courier New"/>
          <w:sz w:val="16"/>
          <w:szCs w:val="16"/>
        </w:rPr>
      </w:pPr>
      <w:ins w:id="191" w:author="MORENI NICOLA" w:date="2016-06-27T16:36:00Z">
        <w:r>
          <w:rPr>
            <w:rFonts w:ascii="Courier New" w:hAnsi="Courier New" w:cs="Courier New"/>
            <w:sz w:val="16"/>
            <w:szCs w:val="16"/>
          </w:rPr>
          <w:t xml:space="preserve">[Missing: paragraph] </w:t>
        </w:r>
      </w:ins>
      <w:ins w:id="192" w:author="MORENI NICOLA" w:date="2016-06-27T16:25:00Z">
        <w:r w:rsidR="001954CD">
          <w:rPr>
            <w:rFonts w:ascii="Courier New" w:hAnsi="Courier New" w:cs="Courier New"/>
            <w:sz w:val="16"/>
            <w:szCs w:val="16"/>
          </w:rPr>
          <w:t>Calibrating Curves with QLXL</w:t>
        </w:r>
      </w:ins>
    </w:p>
    <w:p w:rsidR="001954CD" w:rsidRDefault="001954CD" w:rsidP="002E2734">
      <w:pPr>
        <w:pStyle w:val="BodyText3"/>
        <w:jc w:val="both"/>
        <w:rPr>
          <w:ins w:id="193" w:author="MORENI NICOLA" w:date="2016-06-27T16:25:00Z"/>
          <w:rFonts w:ascii="Courier New" w:hAnsi="Courier New" w:cs="Courier New"/>
          <w:sz w:val="16"/>
          <w:szCs w:val="16"/>
        </w:rPr>
      </w:pPr>
      <w:ins w:id="194" w:author="MORENI NICOLA" w:date="2016-06-27T16:25:00Z">
        <w:r>
          <w:rPr>
            <w:rFonts w:ascii="Courier New" w:hAnsi="Courier New" w:cs="Courier New"/>
            <w:sz w:val="16"/>
            <w:szCs w:val="16"/>
          </w:rPr>
          <w:t>[Here a session is needed to describe how a curve is built: instruments, indexes, …</w:t>
        </w:r>
      </w:ins>
      <w:ins w:id="195" w:author="MORENI NICOLA" w:date="2016-06-27T16:36:00Z">
        <w:r w:rsidR="009D4301">
          <w:rPr>
            <w:rFonts w:ascii="Courier New" w:hAnsi="Courier New" w:cs="Courier New"/>
            <w:sz w:val="16"/>
            <w:szCs w:val="16"/>
          </w:rPr>
          <w:t xml:space="preserve"> It </w:t>
        </w:r>
      </w:ins>
      <w:ins w:id="196" w:author="MORENI NICOLA" w:date="2016-06-27T16:37:00Z">
        <w:r w:rsidR="009D4301">
          <w:rPr>
            <w:rFonts w:ascii="Courier New" w:hAnsi="Courier New" w:cs="Courier New"/>
            <w:sz w:val="16"/>
            <w:szCs w:val="16"/>
          </w:rPr>
          <w:t>should</w:t>
        </w:r>
      </w:ins>
      <w:ins w:id="197" w:author="MORENI NICOLA" w:date="2016-06-27T16:36:00Z">
        <w:r w:rsidR="009D4301">
          <w:rPr>
            <w:rFonts w:ascii="Courier New" w:hAnsi="Courier New" w:cs="Courier New"/>
            <w:sz w:val="16"/>
            <w:szCs w:val="16"/>
          </w:rPr>
          <w:t xml:space="preserve"> </w:t>
        </w:r>
      </w:ins>
      <w:ins w:id="198" w:author="MORENI NICOLA" w:date="2016-06-27T16:37:00Z">
        <w:r w:rsidR="009D4301">
          <w:rPr>
            <w:rFonts w:ascii="Courier New" w:hAnsi="Courier New" w:cs="Courier New"/>
            <w:sz w:val="16"/>
            <w:szCs w:val="16"/>
          </w:rPr>
          <w:t>be a short list of the QL objects needed</w:t>
        </w:r>
      </w:ins>
      <w:ins w:id="199" w:author="MORENI NICOLA" w:date="2016-06-27T16:25:00Z">
        <w:r>
          <w:rPr>
            <w:rFonts w:ascii="Courier New" w:hAnsi="Courier New" w:cs="Courier New"/>
            <w:sz w:val="16"/>
            <w:szCs w:val="16"/>
          </w:rPr>
          <w:t>]</w:t>
        </w:r>
      </w:ins>
    </w:p>
    <w:p w:rsidR="001954CD" w:rsidRDefault="001954CD" w:rsidP="002E2734">
      <w:pPr>
        <w:pStyle w:val="BodyText3"/>
        <w:jc w:val="both"/>
        <w:rPr>
          <w:ins w:id="200" w:author="MORENI NICOLA" w:date="2016-06-27T16:37:00Z"/>
          <w:rFonts w:ascii="Courier New" w:hAnsi="Courier New" w:cs="Courier New"/>
          <w:sz w:val="16"/>
          <w:szCs w:val="16"/>
        </w:rPr>
      </w:pPr>
    </w:p>
    <w:p w:rsidR="009D4301" w:rsidRDefault="009D4301" w:rsidP="002E2734">
      <w:pPr>
        <w:pStyle w:val="BodyText3"/>
        <w:jc w:val="both"/>
        <w:rPr>
          <w:ins w:id="201" w:author="MORENI NICOLA" w:date="2016-06-27T16:37:00Z"/>
          <w:rFonts w:ascii="Courier New" w:hAnsi="Courier New" w:cs="Courier New"/>
          <w:sz w:val="16"/>
          <w:szCs w:val="16"/>
        </w:rPr>
      </w:pPr>
      <w:ins w:id="202" w:author="MORENI NICOLA" w:date="2016-06-27T16:37:00Z">
        <w:r>
          <w:rPr>
            <w:rFonts w:ascii="Courier New" w:hAnsi="Courier New" w:cs="Courier New"/>
            <w:sz w:val="16"/>
            <w:szCs w:val="16"/>
          </w:rPr>
          <w:t>[Missing Paragraph] Rate Curve Framework structure</w:t>
        </w:r>
      </w:ins>
    </w:p>
    <w:p w:rsidR="009D4301" w:rsidRDefault="009D4301" w:rsidP="002E2734">
      <w:pPr>
        <w:pStyle w:val="BodyText3"/>
        <w:jc w:val="both"/>
        <w:rPr>
          <w:rFonts w:ascii="Courier New" w:hAnsi="Courier New" w:cs="Courier New"/>
          <w:sz w:val="16"/>
          <w:szCs w:val="16"/>
        </w:rPr>
      </w:pPr>
      <w:ins w:id="203" w:author="MORENI NICOLA" w:date="2016-06-27T16:37:00Z">
        <w:r>
          <w:rPr>
            <w:rFonts w:ascii="Courier New" w:hAnsi="Courier New" w:cs="Courier New"/>
            <w:sz w:val="16"/>
            <w:szCs w:val="16"/>
          </w:rPr>
          <w:t>Here we need to put a scheme of how the framework is built: how ,many workbooks, their content,</w:t>
        </w:r>
      </w:ins>
      <w:ins w:id="204" w:author="MORENI NICOLA" w:date="2016-06-27T16:38:00Z">
        <w:r>
          <w:rPr>
            <w:rFonts w:ascii="Courier New" w:hAnsi="Courier New" w:cs="Courier New"/>
            <w:sz w:val="16"/>
            <w:szCs w:val="16"/>
          </w:rPr>
          <w:t>…</w:t>
        </w:r>
      </w:ins>
    </w:p>
    <w:p w:rsidR="00203CF9" w:rsidRDefault="00203CF9" w:rsidP="002E2734">
      <w:pPr>
        <w:pStyle w:val="BodyText3"/>
        <w:jc w:val="both"/>
        <w:rPr>
          <w:rFonts w:ascii="Courier New" w:eastAsia="Courier New" w:hAnsi="Courier New"/>
          <w:b/>
          <w:szCs w:val="24"/>
        </w:rPr>
      </w:pPr>
      <w:r>
        <w:rPr>
          <w:rFonts w:ascii="Courier New" w:eastAsia="Courier New" w:hAnsi="Courier New"/>
          <w:b/>
          <w:szCs w:val="24"/>
        </w:rPr>
        <w:t xml:space="preserve">- </w:t>
      </w:r>
      <w:del w:id="205" w:author="MORENI NICOLA" w:date="2016-06-27T16:28:00Z">
        <w:r w:rsidDel="00713F0E">
          <w:rPr>
            <w:rFonts w:ascii="Courier New" w:eastAsia="Courier New" w:hAnsi="Courier New"/>
            <w:b/>
            <w:szCs w:val="24"/>
          </w:rPr>
          <w:delText>Access to</w:delText>
        </w:r>
      </w:del>
      <w:ins w:id="206" w:author="MORENI NICOLA" w:date="2016-06-27T17:13:00Z">
        <w:r w:rsidR="00FA2396">
          <w:rPr>
            <w:rFonts w:ascii="Courier New" w:eastAsia="Courier New" w:hAnsi="Courier New"/>
            <w:b/>
            <w:szCs w:val="24"/>
          </w:rPr>
          <w:t>Launching the</w:t>
        </w:r>
      </w:ins>
      <w:r>
        <w:rPr>
          <w:rFonts w:ascii="Courier New" w:eastAsia="Courier New" w:hAnsi="Courier New"/>
          <w:b/>
          <w:szCs w:val="24"/>
        </w:rPr>
        <w:t xml:space="preserve"> Rate Curve Framework</w:t>
      </w:r>
    </w:p>
    <w:p w:rsidR="00203CF9" w:rsidRDefault="00203CF9" w:rsidP="002E2734">
      <w:pPr>
        <w:pStyle w:val="BodyText3"/>
        <w:jc w:val="both"/>
        <w:rPr>
          <w:rFonts w:ascii="Courier New" w:eastAsia="Courier New" w:hAnsi="Courier New"/>
          <w:b/>
          <w:szCs w:val="24"/>
        </w:rPr>
      </w:pPr>
    </w:p>
    <w:p w:rsidR="00203CF9" w:rsidRDefault="009D4301" w:rsidP="002E2734">
      <w:pPr>
        <w:pStyle w:val="BodyText3"/>
        <w:jc w:val="both"/>
        <w:rPr>
          <w:rFonts w:ascii="Courier New" w:eastAsia="Courier New" w:hAnsi="Courier New"/>
          <w:sz w:val="16"/>
          <w:szCs w:val="16"/>
        </w:rPr>
      </w:pPr>
      <w:ins w:id="207" w:author="MORENI NICOLA" w:date="2016-06-27T16:39:00Z">
        <w:r>
          <w:rPr>
            <w:rFonts w:ascii="Courier New" w:eastAsia="Courier New" w:hAnsi="Courier New"/>
            <w:sz w:val="16"/>
            <w:szCs w:val="16"/>
          </w:rPr>
          <w:t xml:space="preserve">Rate Curve Framework workbooks are typically delivered….. </w:t>
        </w:r>
      </w:ins>
      <w:r w:rsidR="00203CF9">
        <w:rPr>
          <w:rFonts w:ascii="Courier New" w:eastAsia="Courier New" w:hAnsi="Courier New"/>
          <w:sz w:val="16"/>
          <w:szCs w:val="16"/>
        </w:rPr>
        <w:t>Unzip the QuantLibXL-1.7.0.zip file: the unzipped folder looks like:</w:t>
      </w:r>
    </w:p>
    <w:p w:rsidR="00203CF9" w:rsidRDefault="00203CF9" w:rsidP="002E2734">
      <w:pPr>
        <w:pStyle w:val="BodyText3"/>
        <w:jc w:val="both"/>
        <w:rPr>
          <w:rFonts w:ascii="Courier New" w:eastAsia="Courier New" w:hAnsi="Courier New"/>
          <w:sz w:val="16"/>
          <w:szCs w:val="16"/>
        </w:rPr>
      </w:pPr>
    </w:p>
    <w:p w:rsidR="00203CF9" w:rsidRDefault="00203CF9" w:rsidP="002E2734">
      <w:pPr>
        <w:pStyle w:val="BodyText3"/>
        <w:jc w:val="both"/>
        <w:rPr>
          <w:rFonts w:ascii="Courier New" w:eastAsia="Courier New" w:hAnsi="Courier New"/>
          <w:sz w:val="16"/>
          <w:szCs w:val="16"/>
        </w:rPr>
      </w:pPr>
    </w:p>
    <w:p w:rsidR="00203CF9" w:rsidRPr="00203CF9" w:rsidRDefault="00AE2BFA" w:rsidP="00203CF9">
      <w:pPr>
        <w:pStyle w:val="BodyText3"/>
        <w:jc w:val="center"/>
        <w:rPr>
          <w:rFonts w:ascii="Courier New" w:hAnsi="Courier New" w:cs="Courier New"/>
          <w:sz w:val="16"/>
          <w:szCs w:val="16"/>
        </w:rPr>
      </w:pPr>
      <w:r>
        <w:rPr>
          <w:rFonts w:ascii="Courier New" w:hAnsi="Courier New" w:cs="Courier New"/>
          <w:noProof/>
          <w:sz w:val="16"/>
          <w:szCs w:val="16"/>
          <w:lang w:eastAsia="en-US"/>
        </w:rPr>
        <w:drawing>
          <wp:inline distT="0" distB="0" distL="0" distR="0">
            <wp:extent cx="5017135" cy="3058160"/>
            <wp:effectExtent l="0" t="0" r="0" b="8890"/>
            <wp:docPr id="12" name="Picture 12" descr="Captur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135" cy="3058160"/>
                    </a:xfrm>
                    <a:prstGeom prst="rect">
                      <a:avLst/>
                    </a:prstGeom>
                    <a:noFill/>
                    <a:ln>
                      <a:noFill/>
                    </a:ln>
                  </pic:spPr>
                </pic:pic>
              </a:graphicData>
            </a:graphic>
          </wp:inline>
        </w:drawing>
      </w:r>
    </w:p>
    <w:p w:rsidR="00D5188B" w:rsidRDefault="00D5188B" w:rsidP="00D5188B">
      <w:pPr>
        <w:jc w:val="both"/>
        <w:rPr>
          <w:rFonts w:ascii="Courier New" w:hAnsi="Courier New" w:cs="Courier New"/>
          <w:sz w:val="16"/>
          <w:szCs w:val="16"/>
        </w:rPr>
      </w:pPr>
      <w:r w:rsidRPr="00203CF9">
        <w:rPr>
          <w:rFonts w:ascii="Courier New" w:hAnsi="Courier New" w:cs="Courier New"/>
          <w:sz w:val="16"/>
          <w:szCs w:val="16"/>
        </w:rPr>
        <w:t xml:space="preserve">For each currency </w:t>
      </w:r>
      <w:r>
        <w:rPr>
          <w:rFonts w:ascii="Courier New" w:hAnsi="Courier New" w:cs="Courier New"/>
          <w:sz w:val="16"/>
          <w:szCs w:val="16"/>
        </w:rPr>
        <w:t>(</w:t>
      </w:r>
      <w:r w:rsidRPr="00203CF9">
        <w:rPr>
          <w:rFonts w:ascii="Courier New" w:hAnsi="Courier New" w:cs="Courier New"/>
          <w:sz w:val="16"/>
          <w:szCs w:val="16"/>
        </w:rPr>
        <w:t>CCY</w:t>
      </w:r>
      <w:r>
        <w:rPr>
          <w:rFonts w:ascii="Courier New" w:hAnsi="Courier New" w:cs="Courier New"/>
          <w:sz w:val="16"/>
          <w:szCs w:val="16"/>
        </w:rPr>
        <w:t>), you can find two batch (.bat) and their related (i.e. with the same name) xml files.</w:t>
      </w:r>
      <w:r w:rsidRPr="00203CF9">
        <w:rPr>
          <w:rFonts w:ascii="Courier New" w:hAnsi="Courier New" w:cs="Courier New"/>
          <w:sz w:val="16"/>
          <w:szCs w:val="16"/>
        </w:rPr>
        <w:t xml:space="preserve"> </w:t>
      </w:r>
      <w:r>
        <w:rPr>
          <w:rFonts w:ascii="Courier New" w:hAnsi="Courier New" w:cs="Courier New"/>
          <w:sz w:val="16"/>
          <w:szCs w:val="16"/>
        </w:rPr>
        <w:t xml:space="preserve">The batch files are used to launch the Excel Rate Curve Framework session: </w:t>
      </w:r>
      <w:r w:rsidRPr="00203CF9">
        <w:rPr>
          <w:rFonts w:ascii="Courier New" w:hAnsi="Courier New" w:cs="Courier New"/>
          <w:b/>
          <w:sz w:val="16"/>
          <w:szCs w:val="16"/>
          <w:highlight w:val="yellow"/>
          <w:u w:val="single"/>
        </w:rPr>
        <w:t>session_file.CCY</w:t>
      </w:r>
      <w:r>
        <w:rPr>
          <w:rFonts w:ascii="Courier New" w:hAnsi="Courier New" w:cs="Courier New"/>
          <w:b/>
          <w:sz w:val="16"/>
          <w:szCs w:val="16"/>
          <w:highlight w:val="yellow"/>
          <w:u w:val="single"/>
        </w:rPr>
        <w:t>-s-live</w:t>
      </w:r>
      <w:r w:rsidRPr="00203CF9">
        <w:rPr>
          <w:rFonts w:ascii="Courier New" w:hAnsi="Courier New" w:cs="Courier New"/>
          <w:b/>
          <w:sz w:val="16"/>
          <w:szCs w:val="16"/>
          <w:highlight w:val="yellow"/>
          <w:u w:val="single"/>
        </w:rPr>
        <w:t>.bat</w:t>
      </w:r>
      <w:r w:rsidRPr="001D5B97">
        <w:rPr>
          <w:rFonts w:ascii="Courier New" w:hAnsi="Courier New" w:cs="Courier New"/>
          <w:sz w:val="16"/>
          <w:szCs w:val="16"/>
        </w:rPr>
        <w:t xml:space="preserve"> </w:t>
      </w:r>
      <w:r>
        <w:rPr>
          <w:rFonts w:ascii="Courier New" w:hAnsi="Courier New" w:cs="Courier New"/>
          <w:sz w:val="16"/>
          <w:szCs w:val="16"/>
        </w:rPr>
        <w:t>is used for a live data feed session</w:t>
      </w:r>
      <w:ins w:id="208" w:author="MORENI NICOLA" w:date="2016-06-27T16:26:00Z">
        <w:r w:rsidR="00713F0E">
          <w:rPr>
            <w:rFonts w:ascii="Courier New" w:hAnsi="Courier New" w:cs="Courier New"/>
            <w:sz w:val="16"/>
            <w:szCs w:val="16"/>
          </w:rPr>
          <w:t xml:space="preserve"> [footnote: </w:t>
        </w:r>
      </w:ins>
      <w:ins w:id="209" w:author="MORENI NICOLA" w:date="2016-06-27T16:27:00Z">
        <w:r w:rsidR="00713F0E">
          <w:rPr>
            <w:rFonts w:ascii="Courier New" w:hAnsi="Courier New" w:cs="Courier New"/>
            <w:sz w:val="16"/>
            <w:szCs w:val="16"/>
          </w:rPr>
          <w:t>This feature require</w:t>
        </w:r>
      </w:ins>
      <w:ins w:id="210" w:author="MORENI NICOLA" w:date="2016-06-28T12:06:00Z">
        <w:r w:rsidR="001E696C">
          <w:rPr>
            <w:rFonts w:ascii="Courier New" w:hAnsi="Courier New" w:cs="Courier New"/>
            <w:sz w:val="16"/>
            <w:szCs w:val="16"/>
          </w:rPr>
          <w:t>s</w:t>
        </w:r>
      </w:ins>
      <w:ins w:id="211" w:author="MORENI NICOLA" w:date="2016-06-27T16:27:00Z">
        <w:r w:rsidR="00713F0E">
          <w:rPr>
            <w:rFonts w:ascii="Courier New" w:hAnsi="Courier New" w:cs="Courier New"/>
            <w:sz w:val="16"/>
            <w:szCs w:val="16"/>
          </w:rPr>
          <w:t xml:space="preserve"> the availability of a data provider add-in like </w:t>
        </w:r>
      </w:ins>
      <w:del w:id="212" w:author="MORENI NICOLA" w:date="2016-06-27T16:27:00Z">
        <w:r w:rsidDel="00713F0E">
          <w:rPr>
            <w:rFonts w:ascii="Courier New" w:hAnsi="Courier New" w:cs="Courier New"/>
            <w:sz w:val="16"/>
            <w:szCs w:val="16"/>
          </w:rPr>
          <w:delText xml:space="preserve"> by means of </w:delText>
        </w:r>
      </w:del>
      <w:r w:rsidRPr="00150140">
        <w:rPr>
          <w:rFonts w:ascii="Courier New" w:eastAsia="Courier New" w:hAnsi="Courier New"/>
          <w:b/>
          <w:i/>
          <w:sz w:val="16"/>
          <w:szCs w:val="16"/>
        </w:rPr>
        <w:t>Thomson Reuters</w:t>
      </w:r>
      <w:r>
        <w:rPr>
          <w:rFonts w:ascii="Courier New" w:eastAsia="Courier New" w:hAnsi="Courier New"/>
          <w:b/>
          <w:i/>
          <w:sz w:val="16"/>
          <w:szCs w:val="16"/>
        </w:rPr>
        <w:t xml:space="preserve"> </w:t>
      </w:r>
      <w:proofErr w:type="spellStart"/>
      <w:r>
        <w:rPr>
          <w:rFonts w:ascii="Courier New" w:eastAsia="Courier New" w:hAnsi="Courier New"/>
          <w:b/>
          <w:i/>
          <w:sz w:val="16"/>
          <w:szCs w:val="16"/>
        </w:rPr>
        <w:t>Eikon</w:t>
      </w:r>
      <w:proofErr w:type="spellEnd"/>
      <w:ins w:id="213" w:author="MORENI NICOLA" w:date="2016-06-27T16:27:00Z">
        <w:r w:rsidR="00713F0E">
          <w:rPr>
            <w:rFonts w:ascii="Courier New" w:eastAsia="Courier New" w:hAnsi="Courier New"/>
            <w:b/>
            <w:i/>
            <w:sz w:val="16"/>
            <w:szCs w:val="16"/>
          </w:rPr>
          <w:t xml:space="preserve"> or Bloomberg]</w:t>
        </w:r>
      </w:ins>
      <w:r>
        <w:rPr>
          <w:rFonts w:ascii="Courier New" w:hAnsi="Courier New" w:cs="Courier New"/>
          <w:sz w:val="16"/>
          <w:szCs w:val="16"/>
        </w:rPr>
        <w:t xml:space="preserve">, </w:t>
      </w:r>
      <w:r w:rsidRPr="00203CF9">
        <w:rPr>
          <w:rFonts w:ascii="Courier New" w:hAnsi="Courier New" w:cs="Courier New"/>
          <w:b/>
          <w:sz w:val="16"/>
          <w:szCs w:val="16"/>
          <w:highlight w:val="yellow"/>
          <w:u w:val="single"/>
        </w:rPr>
        <w:t>session_file.CCY</w:t>
      </w:r>
      <w:r>
        <w:rPr>
          <w:rFonts w:ascii="Courier New" w:hAnsi="Courier New" w:cs="Courier New"/>
          <w:b/>
          <w:sz w:val="16"/>
          <w:szCs w:val="16"/>
          <w:highlight w:val="yellow"/>
          <w:u w:val="single"/>
        </w:rPr>
        <w:t>-s-static</w:t>
      </w:r>
      <w:r w:rsidRPr="00203CF9">
        <w:rPr>
          <w:rFonts w:ascii="Courier New" w:hAnsi="Courier New" w:cs="Courier New"/>
          <w:b/>
          <w:sz w:val="16"/>
          <w:szCs w:val="16"/>
          <w:highlight w:val="yellow"/>
          <w:u w:val="single"/>
        </w:rPr>
        <w:t>.bat</w:t>
      </w:r>
      <w:r>
        <w:rPr>
          <w:rFonts w:ascii="Courier New" w:hAnsi="Courier New" w:cs="Courier New"/>
          <w:sz w:val="16"/>
          <w:szCs w:val="16"/>
        </w:rPr>
        <w:t xml:space="preserve"> is used to load an historical data session.</w:t>
      </w:r>
    </w:p>
    <w:p w:rsidR="00203CF9" w:rsidRDefault="00D5188B" w:rsidP="00D5188B">
      <w:pPr>
        <w:jc w:val="both"/>
        <w:rPr>
          <w:rFonts w:ascii="Courier New" w:hAnsi="Courier New" w:cs="Courier New"/>
          <w:sz w:val="16"/>
          <w:szCs w:val="16"/>
        </w:rPr>
      </w:pPr>
      <w:r>
        <w:rPr>
          <w:rFonts w:ascii="Courier New" w:hAnsi="Courier New" w:cs="Courier New"/>
          <w:sz w:val="16"/>
          <w:szCs w:val="16"/>
        </w:rPr>
        <w:t>The xml files contains a list of startup parameters and options needed by the Add-in (for example: curr</w:t>
      </w:r>
      <w:r w:rsidR="006741D2">
        <w:rPr>
          <w:rFonts w:ascii="Courier New" w:hAnsi="Courier New" w:cs="Courier New"/>
          <w:sz w:val="16"/>
          <w:szCs w:val="16"/>
        </w:rPr>
        <w:t xml:space="preserve">ency, evaluation date, </w:t>
      </w:r>
      <w:proofErr w:type="spellStart"/>
      <w:r w:rsidR="006741D2">
        <w:rPr>
          <w:rFonts w:ascii="Courier New" w:hAnsi="Courier New" w:cs="Courier New"/>
          <w:sz w:val="16"/>
          <w:szCs w:val="16"/>
        </w:rPr>
        <w:t>xll</w:t>
      </w:r>
      <w:proofErr w:type="spellEnd"/>
      <w:r w:rsidR="006741D2">
        <w:rPr>
          <w:rFonts w:ascii="Courier New" w:hAnsi="Courier New" w:cs="Courier New"/>
          <w:sz w:val="16"/>
          <w:szCs w:val="16"/>
        </w:rPr>
        <w:t xml:space="preserve"> path</w:t>
      </w:r>
      <w:r>
        <w:rPr>
          <w:rFonts w:ascii="Courier New" w:hAnsi="Courier New" w:cs="Courier New"/>
          <w:sz w:val="16"/>
          <w:szCs w:val="16"/>
        </w:rPr>
        <w:t xml:space="preserve"> </w:t>
      </w:r>
      <w:proofErr w:type="spellStart"/>
      <w:r>
        <w:rPr>
          <w:rFonts w:ascii="Courier New" w:hAnsi="Courier New" w:cs="Courier New"/>
          <w:sz w:val="16"/>
          <w:szCs w:val="16"/>
        </w:rPr>
        <w:t>ect</w:t>
      </w:r>
      <w:proofErr w:type="spellEnd"/>
      <w:r w:rsidR="006741D2">
        <w:rPr>
          <w:rFonts w:ascii="Courier New" w:hAnsi="Courier New" w:cs="Courier New"/>
          <w:sz w:val="16"/>
          <w:szCs w:val="16"/>
        </w:rPr>
        <w:t>...</w:t>
      </w:r>
      <w:r>
        <w:rPr>
          <w:rFonts w:ascii="Courier New" w:hAnsi="Courier New" w:cs="Courier New"/>
          <w:sz w:val="16"/>
          <w:szCs w:val="16"/>
        </w:rPr>
        <w:t>).</w:t>
      </w:r>
    </w:p>
    <w:p w:rsidR="00D5188B" w:rsidRDefault="00D5188B" w:rsidP="00D5188B">
      <w:pPr>
        <w:jc w:val="both"/>
        <w:rPr>
          <w:rFonts w:ascii="Courier New" w:hAnsi="Courier New" w:cs="Courier New"/>
          <w:sz w:val="16"/>
          <w:szCs w:val="16"/>
        </w:rPr>
      </w:pPr>
    </w:p>
    <w:p w:rsidR="00D5188B" w:rsidRDefault="00D5188B" w:rsidP="00D5188B">
      <w:pPr>
        <w:jc w:val="both"/>
        <w:rPr>
          <w:rFonts w:ascii="Courier New" w:hAnsi="Courier New" w:cs="Courier New"/>
          <w:sz w:val="16"/>
          <w:szCs w:val="16"/>
        </w:rPr>
      </w:pPr>
    </w:p>
    <w:p w:rsidR="00D5188B" w:rsidRDefault="00D5188B" w:rsidP="00D97855">
      <w:pPr>
        <w:spacing w:line="0" w:lineRule="atLeast"/>
        <w:jc w:val="both"/>
        <w:rPr>
          <w:rFonts w:ascii="Courier New" w:hAnsi="Courier New" w:cs="Courier New"/>
          <w:sz w:val="16"/>
          <w:szCs w:val="16"/>
        </w:rPr>
      </w:pPr>
    </w:p>
    <w:p w:rsidR="00D5188B" w:rsidRDefault="00AE2BFA" w:rsidP="00D5188B">
      <w:pPr>
        <w:spacing w:line="0" w:lineRule="atLeast"/>
        <w:jc w:val="center"/>
        <w:rPr>
          <w:rFonts w:ascii="Courier New" w:hAnsi="Courier New" w:cs="Courier New"/>
          <w:sz w:val="16"/>
          <w:szCs w:val="16"/>
        </w:rPr>
      </w:pPr>
      <w:r>
        <w:rPr>
          <w:rFonts w:ascii="Courier New" w:hAnsi="Courier New" w:cs="Courier New"/>
          <w:noProof/>
          <w:sz w:val="16"/>
          <w:szCs w:val="16"/>
        </w:rPr>
        <w:drawing>
          <wp:inline distT="0" distB="0" distL="0" distR="0">
            <wp:extent cx="5060315" cy="803275"/>
            <wp:effectExtent l="0" t="0" r="6985" b="0"/>
            <wp:docPr id="13" name="Picture 13" descr="Captur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315" cy="803275"/>
                    </a:xfrm>
                    <a:prstGeom prst="rect">
                      <a:avLst/>
                    </a:prstGeom>
                    <a:noFill/>
                    <a:ln>
                      <a:noFill/>
                    </a:ln>
                  </pic:spPr>
                </pic:pic>
              </a:graphicData>
            </a:graphic>
          </wp:inline>
        </w:drawing>
      </w:r>
    </w:p>
    <w:p w:rsidR="00D5188B" w:rsidRDefault="00D5188B" w:rsidP="00D97855">
      <w:pPr>
        <w:spacing w:line="0" w:lineRule="atLeast"/>
        <w:jc w:val="both"/>
        <w:rPr>
          <w:rFonts w:ascii="Courier New" w:hAnsi="Courier New" w:cs="Courier New"/>
          <w:sz w:val="16"/>
          <w:szCs w:val="16"/>
        </w:rPr>
      </w:pPr>
    </w:p>
    <w:p w:rsidR="00D5188B" w:rsidRPr="00713F0E" w:rsidRDefault="00D5188B" w:rsidP="00D97855">
      <w:pPr>
        <w:spacing w:line="0" w:lineRule="atLeast"/>
        <w:jc w:val="both"/>
        <w:rPr>
          <w:rFonts w:ascii="Courier New" w:hAnsi="Courier New" w:cs="Courier New"/>
          <w:rPrChange w:id="214" w:author="MORENI NICOLA" w:date="2016-06-27T16:29:00Z">
            <w:rPr>
              <w:rFonts w:ascii="Courier New" w:hAnsi="Courier New" w:cs="Courier New"/>
              <w:sz w:val="16"/>
              <w:szCs w:val="16"/>
            </w:rPr>
          </w:rPrChange>
        </w:rPr>
      </w:pPr>
    </w:p>
    <w:p w:rsidR="00D5188B" w:rsidRPr="00713F0E" w:rsidRDefault="00713F0E" w:rsidP="00D97855">
      <w:pPr>
        <w:spacing w:line="0" w:lineRule="atLeast"/>
        <w:jc w:val="both"/>
        <w:rPr>
          <w:rFonts w:ascii="Courier New" w:eastAsia="Courier New" w:hAnsi="Courier New"/>
          <w:b/>
          <w:rPrChange w:id="215" w:author="MORENI NICOLA" w:date="2016-06-27T16:29:00Z">
            <w:rPr>
              <w:rFonts w:ascii="Courier New" w:eastAsia="Courier New" w:hAnsi="Courier New"/>
              <w:b/>
              <w:sz w:val="24"/>
            </w:rPr>
          </w:rPrChange>
        </w:rPr>
      </w:pPr>
      <w:ins w:id="216" w:author="MORENI NICOLA" w:date="2016-06-27T16:29:00Z">
        <w:r w:rsidRPr="00713F0E">
          <w:rPr>
            <w:rFonts w:ascii="Courier New" w:eastAsia="Courier New" w:hAnsi="Courier New"/>
            <w:b/>
            <w:rPrChange w:id="217" w:author="MORENI NICOLA" w:date="2016-06-27T16:29:00Z">
              <w:rPr>
                <w:rFonts w:ascii="Courier New" w:eastAsia="Courier New" w:hAnsi="Courier New"/>
                <w:b/>
                <w:sz w:val="24"/>
              </w:rPr>
            </w:rPrChange>
          </w:rPr>
          <w:t>[following p</w:t>
        </w:r>
      </w:ins>
      <w:ins w:id="218" w:author="MORENI NICOLA" w:date="2016-06-27T16:38:00Z">
        <w:r w:rsidR="009D4301">
          <w:rPr>
            <w:rFonts w:ascii="Courier New" w:eastAsia="Courier New" w:hAnsi="Courier New"/>
            <w:b/>
          </w:rPr>
          <w:t>eriod</w:t>
        </w:r>
      </w:ins>
      <w:ins w:id="219" w:author="MORENI NICOLA" w:date="2016-06-27T16:29:00Z">
        <w:r w:rsidRPr="00713F0E">
          <w:rPr>
            <w:rFonts w:ascii="Courier New" w:eastAsia="Courier New" w:hAnsi="Courier New"/>
            <w:b/>
            <w:rPrChange w:id="220" w:author="MORENI NICOLA" w:date="2016-06-27T16:29:00Z">
              <w:rPr>
                <w:rFonts w:ascii="Courier New" w:eastAsia="Courier New" w:hAnsi="Courier New"/>
                <w:b/>
                <w:sz w:val="24"/>
              </w:rPr>
            </w:rPrChange>
          </w:rPr>
          <w:t xml:space="preserve">, as well as the graph, overlap with </w:t>
        </w:r>
        <w:proofErr w:type="spellStart"/>
        <w:r w:rsidRPr="00713F0E">
          <w:rPr>
            <w:rFonts w:ascii="Courier New" w:eastAsia="Courier New" w:hAnsi="Courier New"/>
            <w:b/>
            <w:rPrChange w:id="221" w:author="MORENI NICOLA" w:date="2016-06-27T16:29:00Z">
              <w:rPr>
                <w:rFonts w:ascii="Courier New" w:eastAsia="Courier New" w:hAnsi="Courier New"/>
                <w:b/>
                <w:sz w:val="24"/>
              </w:rPr>
            </w:rPrChange>
          </w:rPr>
          <w:t>maddalena’s</w:t>
        </w:r>
        <w:proofErr w:type="spellEnd"/>
        <w:r w:rsidRPr="00713F0E">
          <w:rPr>
            <w:rFonts w:ascii="Courier New" w:eastAsia="Courier New" w:hAnsi="Courier New"/>
            <w:b/>
            <w:rPrChange w:id="222" w:author="MORENI NICOLA" w:date="2016-06-27T16:29:00Z">
              <w:rPr>
                <w:rFonts w:ascii="Courier New" w:eastAsia="Courier New" w:hAnsi="Courier New"/>
                <w:b/>
                <w:sz w:val="24"/>
              </w:rPr>
            </w:rPrChange>
          </w:rPr>
          <w:t>]</w:t>
        </w:r>
      </w:ins>
    </w:p>
    <w:p w:rsidR="00150140" w:rsidRDefault="001849CF" w:rsidP="00D97855">
      <w:pPr>
        <w:spacing w:line="0" w:lineRule="atLeast"/>
        <w:jc w:val="both"/>
        <w:rPr>
          <w:rFonts w:ascii="Courier New" w:eastAsia="Courier New" w:hAnsi="Courier New"/>
          <w:sz w:val="16"/>
          <w:szCs w:val="16"/>
        </w:rPr>
      </w:pPr>
      <w:r>
        <w:rPr>
          <w:rFonts w:ascii="Courier New" w:eastAsia="Courier New" w:hAnsi="Courier New"/>
          <w:sz w:val="16"/>
          <w:szCs w:val="16"/>
        </w:rPr>
        <w:t>Once the curves have been calibrated, a key point to understand is how to export the related infor</w:t>
      </w:r>
      <w:r w:rsidR="00D97855">
        <w:rPr>
          <w:rFonts w:ascii="Courier New" w:eastAsia="Courier New" w:hAnsi="Courier New"/>
          <w:sz w:val="16"/>
          <w:szCs w:val="16"/>
        </w:rPr>
        <w:t xml:space="preserve">mation from Excel to the </w:t>
      </w:r>
      <w:r w:rsidR="00D97855" w:rsidRPr="00D97855">
        <w:rPr>
          <w:rFonts w:ascii="Courier New" w:eastAsia="Courier New" w:hAnsi="Courier New"/>
          <w:i/>
          <w:sz w:val="16"/>
          <w:szCs w:val="16"/>
        </w:rPr>
        <w:t>Front O</w:t>
      </w:r>
      <w:r w:rsidRPr="00D97855">
        <w:rPr>
          <w:rFonts w:ascii="Courier New" w:eastAsia="Courier New" w:hAnsi="Courier New"/>
          <w:i/>
          <w:sz w:val="16"/>
          <w:szCs w:val="16"/>
        </w:rPr>
        <w:t>ffic</w:t>
      </w:r>
      <w:r w:rsidR="00D97855" w:rsidRPr="00D97855">
        <w:rPr>
          <w:rFonts w:ascii="Courier New" w:eastAsia="Courier New" w:hAnsi="Courier New"/>
          <w:i/>
          <w:sz w:val="16"/>
          <w:szCs w:val="16"/>
        </w:rPr>
        <w:t>e S</w:t>
      </w:r>
      <w:r w:rsidRPr="00D97855">
        <w:rPr>
          <w:rFonts w:ascii="Courier New" w:eastAsia="Courier New" w:hAnsi="Courier New"/>
          <w:i/>
          <w:sz w:val="16"/>
          <w:szCs w:val="16"/>
        </w:rPr>
        <w:t>ystem</w:t>
      </w:r>
      <w:r w:rsidR="00D97855" w:rsidRPr="00D97855">
        <w:rPr>
          <w:rFonts w:ascii="Courier New" w:eastAsia="Courier New" w:hAnsi="Courier New"/>
          <w:i/>
          <w:sz w:val="16"/>
          <w:szCs w:val="16"/>
        </w:rPr>
        <w:t>s</w:t>
      </w:r>
      <w:r w:rsidR="000E2147">
        <w:rPr>
          <w:rFonts w:ascii="Courier New" w:eastAsia="Courier New" w:hAnsi="Courier New"/>
          <w:sz w:val="16"/>
          <w:szCs w:val="16"/>
        </w:rPr>
        <w:t xml:space="preserve"> (</w:t>
      </w:r>
      <w:r w:rsidRPr="001849CF">
        <w:rPr>
          <w:rFonts w:ascii="Courier New" w:eastAsia="Courier New" w:hAnsi="Courier New"/>
          <w:b/>
          <w:i/>
          <w:sz w:val="16"/>
          <w:szCs w:val="16"/>
        </w:rPr>
        <w:t>Murex</w:t>
      </w:r>
      <w:r w:rsidR="000E2147">
        <w:rPr>
          <w:rFonts w:ascii="Courier New" w:eastAsia="Courier New" w:hAnsi="Courier New"/>
          <w:b/>
          <w:i/>
          <w:sz w:val="16"/>
          <w:szCs w:val="16"/>
        </w:rPr>
        <w:t xml:space="preserve"> </w:t>
      </w:r>
      <w:r w:rsidR="000E2147">
        <w:rPr>
          <w:rFonts w:ascii="Courier New" w:eastAsia="Courier New" w:hAnsi="Courier New"/>
          <w:sz w:val="16"/>
          <w:szCs w:val="16"/>
        </w:rPr>
        <w:t>for example</w:t>
      </w:r>
      <w:r>
        <w:rPr>
          <w:rFonts w:ascii="Courier New" w:eastAsia="Courier New" w:hAnsi="Courier New"/>
          <w:sz w:val="16"/>
          <w:szCs w:val="16"/>
        </w:rPr>
        <w:t>) which expect</w:t>
      </w:r>
      <w:ins w:id="223" w:author="MORENI NICOLA" w:date="2016-06-27T16:28:00Z">
        <w:r w:rsidR="00713F0E">
          <w:rPr>
            <w:rFonts w:ascii="Courier New" w:eastAsia="Courier New" w:hAnsi="Courier New"/>
            <w:sz w:val="16"/>
            <w:szCs w:val="16"/>
          </w:rPr>
          <w:t>s</w:t>
        </w:r>
      </w:ins>
      <w:r>
        <w:rPr>
          <w:rFonts w:ascii="Courier New" w:eastAsia="Courier New" w:hAnsi="Courier New"/>
          <w:sz w:val="16"/>
          <w:szCs w:val="16"/>
        </w:rPr>
        <w:t xml:space="preserve"> a set of market quotes as input. This passage is called </w:t>
      </w:r>
      <w:r w:rsidRPr="001849CF">
        <w:rPr>
          <w:rFonts w:ascii="Courier New" w:eastAsia="Courier New" w:hAnsi="Courier New"/>
          <w:b/>
          <w:i/>
          <w:sz w:val="16"/>
          <w:szCs w:val="16"/>
        </w:rPr>
        <w:t>contribution process</w:t>
      </w:r>
      <w:r>
        <w:rPr>
          <w:rFonts w:ascii="Courier New" w:eastAsia="Courier New" w:hAnsi="Courier New"/>
          <w:b/>
          <w:i/>
          <w:sz w:val="16"/>
          <w:szCs w:val="16"/>
        </w:rPr>
        <w:t xml:space="preserve"> </w:t>
      </w:r>
      <w:r>
        <w:rPr>
          <w:rFonts w:ascii="Courier New" w:eastAsia="Courier New" w:hAnsi="Courier New"/>
          <w:sz w:val="16"/>
          <w:szCs w:val="16"/>
        </w:rPr>
        <w:t>in which all new quotes bootstrapped</w:t>
      </w:r>
      <w:r w:rsidR="000A38D2">
        <w:rPr>
          <w:rFonts w:ascii="Courier New" w:eastAsia="Courier New" w:hAnsi="Courier New"/>
          <w:sz w:val="16"/>
          <w:szCs w:val="16"/>
        </w:rPr>
        <w:t>,</w:t>
      </w:r>
      <w:r>
        <w:rPr>
          <w:rFonts w:ascii="Courier New" w:eastAsia="Courier New" w:hAnsi="Courier New"/>
          <w:sz w:val="16"/>
          <w:szCs w:val="16"/>
        </w:rPr>
        <w:t xml:space="preserve"> for </w:t>
      </w:r>
      <w:r w:rsidR="000A38D2">
        <w:rPr>
          <w:rFonts w:ascii="Courier New" w:eastAsia="Courier New" w:hAnsi="Courier New"/>
          <w:sz w:val="16"/>
          <w:szCs w:val="16"/>
        </w:rPr>
        <w:t xml:space="preserve">quoted and </w:t>
      </w:r>
      <w:r>
        <w:rPr>
          <w:rFonts w:ascii="Courier New" w:eastAsia="Courier New" w:hAnsi="Courier New"/>
          <w:sz w:val="16"/>
          <w:szCs w:val="16"/>
        </w:rPr>
        <w:t>non-quoted maturities</w:t>
      </w:r>
      <w:r w:rsidR="000A38D2">
        <w:rPr>
          <w:rFonts w:ascii="Courier New" w:eastAsia="Courier New" w:hAnsi="Courier New"/>
          <w:sz w:val="16"/>
          <w:szCs w:val="16"/>
        </w:rPr>
        <w:t>,</w:t>
      </w:r>
      <w:r w:rsidR="002B4E3C">
        <w:rPr>
          <w:rFonts w:ascii="Courier New" w:eastAsia="Courier New" w:hAnsi="Courier New"/>
          <w:sz w:val="16"/>
          <w:szCs w:val="16"/>
        </w:rPr>
        <w:t xml:space="preserve"> are </w:t>
      </w:r>
      <w:r>
        <w:rPr>
          <w:rFonts w:ascii="Courier New" w:eastAsia="Courier New" w:hAnsi="Courier New"/>
          <w:sz w:val="16"/>
          <w:szCs w:val="16"/>
        </w:rPr>
        <w:t xml:space="preserve">identified </w:t>
      </w:r>
      <w:r w:rsidR="002B4E3C">
        <w:rPr>
          <w:rFonts w:ascii="Courier New" w:eastAsia="Courier New" w:hAnsi="Courier New"/>
          <w:sz w:val="16"/>
          <w:szCs w:val="16"/>
        </w:rPr>
        <w:t xml:space="preserve">internally </w:t>
      </w:r>
      <w:r>
        <w:rPr>
          <w:rFonts w:ascii="Courier New" w:eastAsia="Courier New" w:hAnsi="Courier New"/>
          <w:sz w:val="16"/>
          <w:szCs w:val="16"/>
        </w:rPr>
        <w:t xml:space="preserve">by a specific </w:t>
      </w:r>
      <w:r w:rsidRPr="00D97855">
        <w:rPr>
          <w:rFonts w:ascii="Courier New" w:eastAsia="Courier New" w:hAnsi="Courier New"/>
          <w:b/>
          <w:i/>
          <w:sz w:val="16"/>
          <w:szCs w:val="16"/>
        </w:rPr>
        <w:t>RIC</w:t>
      </w:r>
      <w:r w:rsidR="00D97855" w:rsidRPr="00D97855">
        <w:rPr>
          <w:rFonts w:ascii="Courier New" w:eastAsia="Courier New" w:hAnsi="Courier New"/>
          <w:b/>
          <w:i/>
          <w:sz w:val="16"/>
          <w:szCs w:val="16"/>
        </w:rPr>
        <w:t xml:space="preserve"> </w:t>
      </w:r>
      <w:r w:rsidR="00D97855">
        <w:rPr>
          <w:rFonts w:ascii="Courier New" w:eastAsia="Courier New" w:hAnsi="Courier New"/>
          <w:sz w:val="16"/>
          <w:szCs w:val="16"/>
        </w:rPr>
        <w:t>(</w:t>
      </w:r>
      <w:r w:rsidR="00D97855" w:rsidRPr="00D97855">
        <w:rPr>
          <w:rFonts w:ascii="Courier New" w:eastAsia="Courier New" w:hAnsi="Courier New"/>
          <w:i/>
          <w:sz w:val="16"/>
          <w:szCs w:val="16"/>
        </w:rPr>
        <w:t>Reuters Identification Code</w:t>
      </w:r>
      <w:r w:rsidR="00D97855">
        <w:rPr>
          <w:rFonts w:ascii="Courier New" w:eastAsia="Courier New" w:hAnsi="Courier New"/>
          <w:sz w:val="16"/>
          <w:szCs w:val="16"/>
        </w:rPr>
        <w:t>) and finally sent to the front office systems.</w:t>
      </w:r>
    </w:p>
    <w:p w:rsidR="00203CF9" w:rsidRDefault="00203CF9" w:rsidP="00D97855">
      <w:pPr>
        <w:spacing w:line="0" w:lineRule="atLeast"/>
        <w:jc w:val="both"/>
        <w:rPr>
          <w:rFonts w:ascii="Courier New" w:eastAsia="Courier New" w:hAnsi="Courier New"/>
          <w:sz w:val="16"/>
          <w:szCs w:val="16"/>
        </w:rPr>
      </w:pPr>
    </w:p>
    <w:p w:rsidR="00203CF9" w:rsidRPr="001849CF" w:rsidRDefault="00203CF9" w:rsidP="00D97855">
      <w:pPr>
        <w:spacing w:line="0" w:lineRule="atLeast"/>
        <w:jc w:val="both"/>
        <w:rPr>
          <w:rFonts w:ascii="Courier New" w:eastAsia="Courier New" w:hAnsi="Courier New"/>
          <w:sz w:val="16"/>
          <w:szCs w:val="16"/>
        </w:rPr>
      </w:pPr>
    </w:p>
    <w:p w:rsidR="00BE5860" w:rsidRDefault="00AE2BFA" w:rsidP="00BE5860">
      <w:pPr>
        <w:spacing w:line="0" w:lineRule="atLeast"/>
        <w:rPr>
          <w:rFonts w:ascii="Courier New" w:eastAsia="Courier New" w:hAnsi="Courier New"/>
          <w:b/>
          <w:sz w:val="24"/>
        </w:rPr>
      </w:pPr>
      <w:r>
        <w:rPr>
          <w:rFonts w:ascii="Courier New" w:eastAsia="Courier New" w:hAnsi="Courier New"/>
          <w:b/>
          <w:noProof/>
          <w:sz w:val="24"/>
        </w:rPr>
        <w:drawing>
          <wp:inline distT="0" distB="0" distL="0" distR="0">
            <wp:extent cx="5517515" cy="4139565"/>
            <wp:effectExtent l="0" t="0" r="6985" b="0"/>
            <wp:docPr id="14" name="Picture 1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515" cy="4139565"/>
                    </a:xfrm>
                    <a:prstGeom prst="rect">
                      <a:avLst/>
                    </a:prstGeom>
                    <a:noFill/>
                    <a:ln>
                      <a:noFill/>
                    </a:ln>
                  </pic:spPr>
                </pic:pic>
              </a:graphicData>
            </a:graphic>
          </wp:inline>
        </w:drawing>
      </w:r>
    </w:p>
    <w:p w:rsidR="00D5188B" w:rsidRDefault="00D5188B" w:rsidP="00C639B7">
      <w:pPr>
        <w:spacing w:line="0" w:lineRule="atLeast"/>
        <w:jc w:val="both"/>
        <w:rPr>
          <w:rFonts w:ascii="Courier New" w:eastAsia="Courier New" w:hAnsi="Courier New"/>
          <w:sz w:val="16"/>
          <w:szCs w:val="16"/>
        </w:rPr>
      </w:pPr>
    </w:p>
    <w:p w:rsidR="00D5188B" w:rsidRDefault="00D5188B" w:rsidP="00C639B7">
      <w:pPr>
        <w:spacing w:line="0" w:lineRule="atLeast"/>
        <w:jc w:val="both"/>
        <w:rPr>
          <w:rFonts w:ascii="Courier New" w:eastAsia="Courier New" w:hAnsi="Courier New"/>
          <w:sz w:val="16"/>
          <w:szCs w:val="16"/>
        </w:rPr>
      </w:pPr>
    </w:p>
    <w:p w:rsidR="00D5188B" w:rsidRDefault="00D5188B" w:rsidP="00C639B7">
      <w:pPr>
        <w:spacing w:line="0" w:lineRule="atLeast"/>
        <w:jc w:val="both"/>
        <w:rPr>
          <w:rFonts w:ascii="Courier New" w:eastAsia="Courier New" w:hAnsi="Courier New"/>
          <w:sz w:val="16"/>
          <w:szCs w:val="16"/>
        </w:rPr>
      </w:pPr>
    </w:p>
    <w:p w:rsidR="00D5188B" w:rsidRDefault="00BE5860" w:rsidP="00D5188B">
      <w:pPr>
        <w:spacing w:line="253" w:lineRule="auto"/>
        <w:rPr>
          <w:rFonts w:ascii="Courier New" w:eastAsia="Courier New" w:hAnsi="Courier New"/>
          <w:sz w:val="16"/>
        </w:rPr>
      </w:pPr>
      <w:r>
        <w:rPr>
          <w:rFonts w:ascii="Courier New" w:eastAsia="Courier New" w:hAnsi="Courier New"/>
          <w:sz w:val="16"/>
          <w:szCs w:val="16"/>
        </w:rPr>
        <w:t xml:space="preserve">When a session as been launched you will see across the board the </w:t>
      </w:r>
      <w:proofErr w:type="spellStart"/>
      <w:r w:rsidRPr="00BE5860">
        <w:rPr>
          <w:rFonts w:ascii="Courier New" w:eastAsia="Courier New" w:hAnsi="Courier New"/>
          <w:i/>
          <w:sz w:val="16"/>
          <w:szCs w:val="16"/>
        </w:rPr>
        <w:t>MainChecks</w:t>
      </w:r>
      <w:proofErr w:type="spellEnd"/>
      <w:r>
        <w:rPr>
          <w:rFonts w:ascii="Courier New" w:eastAsia="Courier New" w:hAnsi="Courier New"/>
          <w:sz w:val="16"/>
          <w:szCs w:val="16"/>
        </w:rPr>
        <w:t xml:space="preserve"> workbook.</w:t>
      </w:r>
      <w:r w:rsidR="004313D6">
        <w:rPr>
          <w:rFonts w:ascii="Courier New" w:eastAsia="Courier New" w:hAnsi="Courier New"/>
          <w:sz w:val="16"/>
          <w:szCs w:val="16"/>
        </w:rPr>
        <w:t xml:space="preserve"> </w:t>
      </w:r>
      <w:r w:rsidR="00D5188B">
        <w:rPr>
          <w:rFonts w:ascii="Courier New" w:eastAsia="Courier New" w:hAnsi="Courier New"/>
          <w:sz w:val="16"/>
        </w:rPr>
        <w:t xml:space="preserve">As an example, we consider now the procedure for a live session for </w:t>
      </w:r>
      <w:r w:rsidR="00D5188B" w:rsidRPr="003C0132">
        <w:rPr>
          <w:rFonts w:ascii="Courier New" w:eastAsia="Courier New" w:hAnsi="Courier New"/>
          <w:i/>
          <w:sz w:val="16"/>
        </w:rPr>
        <w:t>EUR</w:t>
      </w:r>
      <w:r w:rsidR="00D5188B">
        <w:rPr>
          <w:rFonts w:ascii="Courier New" w:eastAsia="Courier New" w:hAnsi="Courier New"/>
          <w:sz w:val="16"/>
        </w:rPr>
        <w:t xml:space="preserve"> currency (the procedure for another currency can be obtained simply substituting the currency name.</w:t>
      </w:r>
      <w:r w:rsidR="00D5188B" w:rsidRPr="00D5188B">
        <w:rPr>
          <w:rFonts w:ascii="Courier New" w:eastAsia="Courier New" w:hAnsi="Courier New"/>
          <w:sz w:val="16"/>
        </w:rPr>
        <w:t xml:space="preserve"> </w:t>
      </w:r>
      <w:r w:rsidR="00D5188B">
        <w:rPr>
          <w:rFonts w:ascii="Courier New" w:eastAsia="Courier New" w:hAnsi="Courier New"/>
          <w:sz w:val="16"/>
        </w:rPr>
        <w:t xml:space="preserve">As an example, we consider now the procedure for </w:t>
      </w:r>
      <w:r w:rsidR="00D5188B" w:rsidRPr="003C0132">
        <w:rPr>
          <w:rFonts w:ascii="Courier New" w:eastAsia="Courier New" w:hAnsi="Courier New"/>
          <w:i/>
          <w:sz w:val="16"/>
        </w:rPr>
        <w:t>EUR</w:t>
      </w:r>
      <w:r w:rsidR="00D5188B">
        <w:rPr>
          <w:rFonts w:ascii="Courier New" w:eastAsia="Courier New" w:hAnsi="Courier New"/>
          <w:sz w:val="16"/>
        </w:rPr>
        <w:t xml:space="preserve"> (the procedure for another currency can be obtained simply substituting the currency name)</w:t>
      </w:r>
    </w:p>
    <w:p w:rsidR="002E0DE2" w:rsidRPr="00D5188B" w:rsidRDefault="008F0E70" w:rsidP="00D5188B">
      <w:pPr>
        <w:spacing w:line="253" w:lineRule="auto"/>
        <w:rPr>
          <w:rFonts w:ascii="Courier New" w:eastAsia="Courier New" w:hAnsi="Courier New"/>
          <w:sz w:val="16"/>
        </w:rPr>
      </w:pPr>
      <w:r w:rsidRPr="008F0E70">
        <w:rPr>
          <w:rFonts w:ascii="Courier New" w:eastAsia="Times New Roman" w:hAnsi="Courier New" w:cs="Courier New"/>
          <w:b/>
          <w:sz w:val="24"/>
        </w:rPr>
        <w:t>-</w:t>
      </w:r>
      <w:r>
        <w:rPr>
          <w:rFonts w:ascii="Courier New" w:eastAsia="Times New Roman" w:hAnsi="Courier New" w:cs="Courier New"/>
          <w:b/>
          <w:sz w:val="24"/>
        </w:rPr>
        <w:t xml:space="preserve"> </w:t>
      </w:r>
      <w:proofErr w:type="spellStart"/>
      <w:r w:rsidR="002E0DE2">
        <w:rPr>
          <w:rFonts w:ascii="Courier New" w:eastAsia="Times New Roman" w:hAnsi="Courier New" w:cs="Courier New"/>
          <w:b/>
          <w:sz w:val="24"/>
        </w:rPr>
        <w:t>MainChecks</w:t>
      </w:r>
      <w:proofErr w:type="spellEnd"/>
    </w:p>
    <w:p w:rsidR="009B5A5A" w:rsidRPr="00184D90" w:rsidRDefault="009B5A5A" w:rsidP="00184D90">
      <w:pPr>
        <w:spacing w:line="0" w:lineRule="atLeast"/>
        <w:rPr>
          <w:rFonts w:ascii="Courier New" w:eastAsia="Courier New" w:hAnsi="Courier New"/>
          <w:b/>
          <w:sz w:val="24"/>
        </w:rPr>
      </w:pPr>
    </w:p>
    <w:p w:rsidR="00D5188B" w:rsidRDefault="00D5188B">
      <w:pPr>
        <w:spacing w:line="230" w:lineRule="exact"/>
        <w:rPr>
          <w:rFonts w:ascii="Courier New" w:eastAsia="Courier New" w:hAnsi="Courier New"/>
          <w:sz w:val="16"/>
        </w:rPr>
      </w:pPr>
      <w:r>
        <w:rPr>
          <w:rFonts w:ascii="Courier New" w:eastAsia="Courier New" w:hAnsi="Courier New"/>
          <w:sz w:val="16"/>
        </w:rPr>
        <w:t xml:space="preserve">The aim of this workbook is to provide an easy way to control the </w:t>
      </w:r>
      <w:ins w:id="224" w:author="MORENI NICOLA" w:date="2016-06-27T16:28:00Z">
        <w:r w:rsidR="00713F0E">
          <w:rPr>
            <w:rFonts w:ascii="Courier New" w:eastAsia="Courier New" w:hAnsi="Courier New"/>
            <w:sz w:val="16"/>
          </w:rPr>
          <w:t>live data (</w:t>
        </w:r>
      </w:ins>
      <w:ins w:id="225" w:author="MORENI NICOLA" w:date="2016-06-27T16:33:00Z">
        <w:r w:rsidR="00713F0E">
          <w:rPr>
            <w:rFonts w:ascii="Courier New" w:eastAsia="Courier New" w:hAnsi="Courier New"/>
            <w:sz w:val="16"/>
          </w:rPr>
          <w:t xml:space="preserve">in the following, we will for simplicity assume </w:t>
        </w:r>
      </w:ins>
      <w:r w:rsidRPr="002531EF">
        <w:rPr>
          <w:rFonts w:ascii="Courier New" w:eastAsia="Courier New" w:hAnsi="Courier New"/>
          <w:i/>
          <w:sz w:val="16"/>
        </w:rPr>
        <w:t>Thomson Reuters</w:t>
      </w:r>
      <w:ins w:id="226" w:author="MORENI NICOLA" w:date="2016-06-27T16:33:00Z">
        <w:r w:rsidR="00713F0E">
          <w:rPr>
            <w:rFonts w:ascii="Courier New" w:eastAsia="Courier New" w:hAnsi="Courier New"/>
            <w:i/>
            <w:sz w:val="16"/>
          </w:rPr>
          <w:t xml:space="preserve"> </w:t>
        </w:r>
        <w:proofErr w:type="spellStart"/>
        <w:r w:rsidR="00713F0E">
          <w:rPr>
            <w:rFonts w:ascii="Courier New" w:eastAsia="Courier New" w:hAnsi="Courier New"/>
            <w:i/>
            <w:sz w:val="16"/>
          </w:rPr>
          <w:t>Eikon</w:t>
        </w:r>
        <w:proofErr w:type="spellEnd"/>
        <w:r w:rsidR="00713F0E">
          <w:rPr>
            <w:rFonts w:ascii="Courier New" w:eastAsia="Courier New" w:hAnsi="Courier New"/>
            <w:i/>
            <w:sz w:val="16"/>
          </w:rPr>
          <w:t xml:space="preserve"> is Used</w:t>
        </w:r>
      </w:ins>
      <w:ins w:id="227" w:author="MORENI NICOLA" w:date="2016-06-27T16:28:00Z">
        <w:r w:rsidR="00713F0E">
          <w:rPr>
            <w:rFonts w:ascii="Courier New" w:eastAsia="Courier New" w:hAnsi="Courier New"/>
            <w:i/>
            <w:sz w:val="16"/>
          </w:rPr>
          <w:t>)</w:t>
        </w:r>
      </w:ins>
      <w:r>
        <w:rPr>
          <w:rFonts w:ascii="Courier New" w:eastAsia="Courier New" w:hAnsi="Courier New"/>
          <w:sz w:val="16"/>
        </w:rPr>
        <w:t xml:space="preserve"> connection and to control if the framework has bootstrapped correctly.</w:t>
      </w:r>
    </w:p>
    <w:p w:rsidR="00203CF9" w:rsidRDefault="00D5188B">
      <w:pPr>
        <w:spacing w:line="230" w:lineRule="exact"/>
        <w:rPr>
          <w:rFonts w:ascii="Courier New" w:eastAsia="Courier New" w:hAnsi="Courier New"/>
          <w:sz w:val="16"/>
        </w:rPr>
      </w:pPr>
      <w:r>
        <w:rPr>
          <w:rFonts w:ascii="Courier New" w:eastAsia="Courier New" w:hAnsi="Courier New"/>
          <w:sz w:val="16"/>
        </w:rPr>
        <w:t xml:space="preserve"> </w:t>
      </w:r>
    </w:p>
    <w:p w:rsidR="00D5188B" w:rsidRDefault="00D5188B">
      <w:pPr>
        <w:spacing w:line="230" w:lineRule="exact"/>
        <w:rPr>
          <w:rFonts w:ascii="Times New Roman" w:eastAsia="Times New Roman" w:hAnsi="Times New Roman"/>
          <w:sz w:val="24"/>
        </w:rPr>
      </w:pPr>
    </w:p>
    <w:p w:rsidR="00AE20F5" w:rsidRPr="00AE20F5" w:rsidRDefault="000951D1" w:rsidP="00AE20F5">
      <w:pPr>
        <w:numPr>
          <w:ilvl w:val="0"/>
          <w:numId w:val="1"/>
        </w:numPr>
        <w:tabs>
          <w:tab w:val="left" w:pos="360"/>
        </w:tabs>
        <w:spacing w:line="256" w:lineRule="auto"/>
        <w:ind w:left="360" w:right="220" w:hanging="360"/>
        <w:jc w:val="both"/>
        <w:rPr>
          <w:rFonts w:ascii="Courier New" w:eastAsia="Courier New" w:hAnsi="Courier New"/>
          <w:sz w:val="16"/>
        </w:rPr>
      </w:pPr>
      <w:r w:rsidRPr="00AE20F5">
        <w:rPr>
          <w:rFonts w:ascii="Courier New" w:eastAsia="Courier New" w:hAnsi="Courier New"/>
          <w:b/>
          <w:sz w:val="16"/>
          <w:u w:val="single"/>
        </w:rPr>
        <w:t>Launch Framework</w:t>
      </w:r>
      <w:r w:rsidRPr="00AE20F5">
        <w:rPr>
          <w:rFonts w:ascii="Courier New" w:eastAsia="Courier New" w:hAnsi="Courier New"/>
          <w:sz w:val="16"/>
        </w:rPr>
        <w:t xml:space="preserve">: </w:t>
      </w:r>
      <w:r w:rsidR="00AE20F5">
        <w:rPr>
          <w:rFonts w:ascii="Courier New" w:eastAsia="Courier New" w:hAnsi="Courier New"/>
          <w:sz w:val="16"/>
        </w:rPr>
        <w:t xml:space="preserve">Double click on the corresponding </w:t>
      </w:r>
      <w:r w:rsidR="00AE20F5" w:rsidRPr="00AE20F5">
        <w:rPr>
          <w:rFonts w:ascii="Courier New" w:eastAsia="Courier New" w:hAnsi="Courier New"/>
          <w:i/>
          <w:sz w:val="16"/>
        </w:rPr>
        <w:t>.bat</w:t>
      </w:r>
      <w:r w:rsidR="00AE20F5">
        <w:rPr>
          <w:rFonts w:ascii="Courier New" w:eastAsia="Courier New" w:hAnsi="Courier New"/>
          <w:sz w:val="16"/>
        </w:rPr>
        <w:t xml:space="preserve"> File (in our example: </w:t>
      </w:r>
      <w:r w:rsidR="00D5188B">
        <w:rPr>
          <w:rFonts w:ascii="Courier New" w:eastAsia="Courier New" w:hAnsi="Courier New"/>
          <w:i/>
          <w:sz w:val="16"/>
        </w:rPr>
        <w:t>EUR</w:t>
      </w:r>
      <w:r w:rsidR="00AE20F5" w:rsidRPr="00AE20F5">
        <w:rPr>
          <w:rFonts w:ascii="Courier New" w:eastAsia="Courier New" w:hAnsi="Courier New"/>
          <w:i/>
          <w:sz w:val="16"/>
        </w:rPr>
        <w:t>-s-live.bat</w:t>
      </w:r>
      <w:r w:rsidR="00AE20F5">
        <w:rPr>
          <w:rFonts w:ascii="Courier New" w:eastAsia="Courier New" w:hAnsi="Courier New"/>
          <w:sz w:val="16"/>
        </w:rPr>
        <w:t>).</w:t>
      </w:r>
    </w:p>
    <w:p w:rsidR="00AE20F5" w:rsidRDefault="00AE20F5" w:rsidP="00AE20F5">
      <w:pPr>
        <w:tabs>
          <w:tab w:val="left" w:pos="360"/>
        </w:tabs>
        <w:spacing w:line="256" w:lineRule="auto"/>
        <w:ind w:right="220"/>
        <w:jc w:val="both"/>
        <w:rPr>
          <w:rFonts w:ascii="Courier New" w:eastAsia="Courier New" w:hAnsi="Courier New"/>
          <w:sz w:val="16"/>
        </w:rPr>
      </w:pPr>
    </w:p>
    <w:p w:rsidR="00AE20F5" w:rsidRDefault="00AE20F5" w:rsidP="00AE20F5">
      <w:pPr>
        <w:tabs>
          <w:tab w:val="left" w:pos="360"/>
        </w:tabs>
        <w:spacing w:line="256" w:lineRule="auto"/>
        <w:ind w:right="220"/>
        <w:jc w:val="both"/>
        <w:rPr>
          <w:rFonts w:ascii="Courier New" w:eastAsia="Courier New" w:hAnsi="Courier New"/>
          <w:sz w:val="16"/>
        </w:rPr>
      </w:pPr>
    </w:p>
    <w:p w:rsidR="00AE20F5" w:rsidRPr="00AE20F5" w:rsidRDefault="00AE2BFA" w:rsidP="00AE20F5">
      <w:pPr>
        <w:tabs>
          <w:tab w:val="left" w:pos="360"/>
        </w:tabs>
        <w:spacing w:line="256" w:lineRule="auto"/>
        <w:ind w:left="360" w:right="220"/>
        <w:jc w:val="center"/>
        <w:rPr>
          <w:rFonts w:ascii="Courier New" w:eastAsia="Courier New" w:hAnsi="Courier New"/>
          <w:sz w:val="16"/>
        </w:rPr>
      </w:pPr>
      <w:r>
        <w:rPr>
          <w:rFonts w:ascii="Courier New" w:eastAsia="Courier New" w:hAnsi="Courier New"/>
          <w:noProof/>
          <w:sz w:val="16"/>
        </w:rPr>
        <w:drawing>
          <wp:inline distT="0" distB="0" distL="0" distR="0">
            <wp:extent cx="5060315" cy="803275"/>
            <wp:effectExtent l="0" t="0" r="6985" b="0"/>
            <wp:docPr id="15" name="Picture 15" descr="Captur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803275"/>
                    </a:xfrm>
                    <a:prstGeom prst="rect">
                      <a:avLst/>
                    </a:prstGeom>
                    <a:noFill/>
                    <a:ln>
                      <a:noFill/>
                    </a:ln>
                  </pic:spPr>
                </pic:pic>
              </a:graphicData>
            </a:graphic>
          </wp:inline>
        </w:drawing>
      </w: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29" w:lineRule="exact"/>
        <w:rPr>
          <w:rFonts w:ascii="Times New Roman" w:eastAsia="Times New Roman" w:hAnsi="Times New Roman"/>
          <w:sz w:val="24"/>
        </w:rPr>
      </w:pPr>
    </w:p>
    <w:p w:rsidR="000951D1" w:rsidRPr="003C0132" w:rsidRDefault="000951D1" w:rsidP="003C0132">
      <w:pPr>
        <w:numPr>
          <w:ilvl w:val="0"/>
          <w:numId w:val="2"/>
        </w:numPr>
        <w:tabs>
          <w:tab w:val="left" w:pos="360"/>
        </w:tabs>
        <w:spacing w:line="0" w:lineRule="atLeast"/>
        <w:ind w:left="360" w:hanging="360"/>
        <w:jc w:val="both"/>
        <w:rPr>
          <w:rFonts w:ascii="Courier New" w:eastAsia="Courier New" w:hAnsi="Courier New"/>
          <w:sz w:val="16"/>
        </w:rPr>
      </w:pPr>
      <w:r>
        <w:rPr>
          <w:rFonts w:ascii="Courier New" w:eastAsia="Courier New" w:hAnsi="Courier New"/>
          <w:sz w:val="16"/>
        </w:rPr>
        <w:t>Wait until the Excel session is loaded</w:t>
      </w:r>
      <w:r w:rsidR="00AE20F5">
        <w:rPr>
          <w:rFonts w:ascii="Courier New" w:eastAsia="Courier New" w:hAnsi="Courier New"/>
          <w:sz w:val="16"/>
        </w:rPr>
        <w:t xml:space="preserve"> (</w:t>
      </w:r>
      <w:r w:rsidR="00AE20F5" w:rsidRPr="004E649C">
        <w:rPr>
          <w:rFonts w:ascii="Courier New" w:eastAsia="Courier New" w:hAnsi="Courier New"/>
          <w:b/>
          <w:sz w:val="16"/>
          <w:highlight w:val="yellow"/>
          <w:u w:val="single"/>
        </w:rPr>
        <w:t>this passage may require a few minutes</w:t>
      </w:r>
      <w:r w:rsidR="00AE20F5">
        <w:rPr>
          <w:rFonts w:ascii="Courier New" w:eastAsia="Courier New" w:hAnsi="Courier New"/>
          <w:sz w:val="16"/>
        </w:rPr>
        <w:t>)</w:t>
      </w:r>
      <w:r>
        <w:rPr>
          <w:rFonts w:ascii="Courier New" w:eastAsia="Courier New" w:hAnsi="Courier New"/>
          <w:sz w:val="16"/>
        </w:rPr>
        <w:t xml:space="preserve">: you will see the </w:t>
      </w:r>
      <w:r w:rsidR="003C0132">
        <w:rPr>
          <w:rFonts w:ascii="Courier New" w:eastAsia="Courier New" w:hAnsi="Courier New"/>
          <w:b/>
          <w:i/>
          <w:sz w:val="16"/>
        </w:rPr>
        <w:t>EUR</w:t>
      </w:r>
      <w:r w:rsidRPr="003C0132">
        <w:rPr>
          <w:rFonts w:ascii="Courier New" w:eastAsia="Courier New" w:hAnsi="Courier New"/>
          <w:b/>
          <w:i/>
          <w:sz w:val="16"/>
        </w:rPr>
        <w:t>_MainChecks.xlsx</w:t>
      </w:r>
      <w:r w:rsidRPr="003C0132">
        <w:rPr>
          <w:rFonts w:ascii="Courier New" w:eastAsia="Courier New" w:hAnsi="Courier New"/>
          <w:sz w:val="16"/>
        </w:rPr>
        <w:t xml:space="preserve"> workbook.</w:t>
      </w:r>
    </w:p>
    <w:p w:rsidR="00203CF9" w:rsidRDefault="00203CF9">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00" w:lineRule="exact"/>
        <w:rPr>
          <w:rFonts w:ascii="Times New Roman" w:eastAsia="Times New Roman" w:hAnsi="Times New Roman"/>
          <w:sz w:val="24"/>
        </w:rPr>
      </w:pPr>
    </w:p>
    <w:p w:rsidR="000951D1" w:rsidRDefault="000951D1">
      <w:pPr>
        <w:spacing w:line="278" w:lineRule="exact"/>
        <w:rPr>
          <w:rFonts w:ascii="Times New Roman" w:eastAsia="Times New Roman" w:hAnsi="Times New Roman"/>
          <w:sz w:val="24"/>
        </w:rPr>
      </w:pPr>
    </w:p>
    <w:p w:rsidR="00203CF9" w:rsidRDefault="00203CF9">
      <w:pPr>
        <w:spacing w:line="278" w:lineRule="exact"/>
        <w:rPr>
          <w:rFonts w:ascii="Times New Roman" w:eastAsia="Times New Roman" w:hAnsi="Times New Roman"/>
          <w:sz w:val="24"/>
        </w:rPr>
      </w:pPr>
    </w:p>
    <w:p w:rsidR="004F460E" w:rsidRDefault="004F460E">
      <w:pPr>
        <w:spacing w:line="278" w:lineRule="exact"/>
        <w:rPr>
          <w:rFonts w:ascii="Times New Roman" w:eastAsia="Times New Roman" w:hAnsi="Times New Roman"/>
          <w:sz w:val="24"/>
        </w:rPr>
      </w:pPr>
    </w:p>
    <w:p w:rsidR="004F460E" w:rsidRDefault="004F460E">
      <w:pPr>
        <w:spacing w:line="278" w:lineRule="exact"/>
        <w:rPr>
          <w:rFonts w:ascii="Times New Roman" w:eastAsia="Times New Roman" w:hAnsi="Times New Roman"/>
          <w:sz w:val="24"/>
        </w:rPr>
      </w:pPr>
    </w:p>
    <w:p w:rsidR="004F460E" w:rsidRDefault="004F460E">
      <w:pPr>
        <w:spacing w:line="278" w:lineRule="exact"/>
        <w:rPr>
          <w:rFonts w:ascii="Times New Roman" w:eastAsia="Times New Roman" w:hAnsi="Times New Roman"/>
          <w:sz w:val="24"/>
        </w:rPr>
      </w:pPr>
    </w:p>
    <w:p w:rsidR="004F460E" w:rsidRDefault="00AE2BFA">
      <w:pPr>
        <w:spacing w:line="278" w:lineRule="exact"/>
        <w:rPr>
          <w:rFonts w:ascii="Times New Roman" w:eastAsia="Times New Roman" w:hAnsi="Times New Roman"/>
          <w:sz w:val="24"/>
        </w:rPr>
      </w:pPr>
      <w:r>
        <w:rPr>
          <w:rFonts w:ascii="Times New Roman" w:eastAsia="Times New Roman" w:hAnsi="Times New Roman"/>
          <w:noProof/>
          <w:sz w:val="24"/>
        </w:rPr>
        <w:drawing>
          <wp:inline distT="0" distB="0" distL="0" distR="0">
            <wp:extent cx="5866765" cy="3018790"/>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6765" cy="3018790"/>
                    </a:xfrm>
                    <a:prstGeom prst="rect">
                      <a:avLst/>
                    </a:prstGeom>
                    <a:noFill/>
                  </pic:spPr>
                </pic:pic>
              </a:graphicData>
            </a:graphic>
          </wp:inline>
        </w:drawing>
      </w:r>
    </w:p>
    <w:p w:rsidR="004F460E" w:rsidRDefault="004F460E">
      <w:pPr>
        <w:spacing w:line="278" w:lineRule="exact"/>
        <w:rPr>
          <w:rFonts w:ascii="Times New Roman" w:eastAsia="Times New Roman" w:hAnsi="Times New Roman"/>
          <w:sz w:val="24"/>
        </w:rPr>
      </w:pPr>
    </w:p>
    <w:p w:rsidR="004F460E" w:rsidRDefault="004F460E">
      <w:pPr>
        <w:spacing w:line="278" w:lineRule="exact"/>
        <w:rPr>
          <w:rFonts w:ascii="Times New Roman" w:eastAsia="Times New Roman" w:hAnsi="Times New Roman"/>
          <w:sz w:val="24"/>
        </w:rPr>
      </w:pPr>
    </w:p>
    <w:p w:rsidR="009B5A5A" w:rsidRDefault="000951D1" w:rsidP="00A73D0E">
      <w:pPr>
        <w:numPr>
          <w:ilvl w:val="0"/>
          <w:numId w:val="2"/>
        </w:numPr>
        <w:tabs>
          <w:tab w:val="left" w:pos="340"/>
        </w:tabs>
        <w:spacing w:line="0" w:lineRule="atLeast"/>
        <w:rPr>
          <w:rFonts w:ascii="Courier New" w:eastAsia="Courier New" w:hAnsi="Courier New"/>
          <w:sz w:val="16"/>
        </w:rPr>
      </w:pPr>
      <w:r>
        <w:rPr>
          <w:rFonts w:ascii="Courier New" w:eastAsia="Courier New" w:hAnsi="Courier New"/>
          <w:sz w:val="16"/>
        </w:rPr>
        <w:t>Check the loading: you must see the “Ready” message</w:t>
      </w:r>
      <w:r w:rsidR="00A10292">
        <w:rPr>
          <w:rFonts w:ascii="Courier New" w:eastAsia="Courier New" w:hAnsi="Courier New"/>
          <w:sz w:val="16"/>
        </w:rPr>
        <w:t xml:space="preserve"> </w:t>
      </w:r>
      <w:ins w:id="228" w:author="MORENI NICOLA" w:date="2016-06-27T16:30:00Z">
        <w:r w:rsidR="00713F0E">
          <w:rPr>
            <w:rFonts w:ascii="Courier New" w:eastAsia="Courier New" w:hAnsi="Courier New"/>
            <w:sz w:val="16"/>
          </w:rPr>
          <w:t xml:space="preserve">in the XL </w:t>
        </w:r>
      </w:ins>
      <w:ins w:id="229" w:author="MORENI NICOLA" w:date="2016-06-27T16:31:00Z">
        <w:r w:rsidR="00713F0E">
          <w:rPr>
            <w:rFonts w:ascii="Courier New" w:eastAsia="Courier New" w:hAnsi="Courier New"/>
            <w:sz w:val="16"/>
          </w:rPr>
          <w:t>status bar (</w:t>
        </w:r>
      </w:ins>
      <w:r w:rsidR="00A10292">
        <w:rPr>
          <w:rFonts w:ascii="Courier New" w:eastAsia="Courier New" w:hAnsi="Courier New"/>
          <w:sz w:val="16"/>
        </w:rPr>
        <w:t>lower left</w:t>
      </w:r>
      <w:ins w:id="230" w:author="MORENI NICOLA" w:date="2016-06-27T16:32:00Z">
        <w:r w:rsidR="00713F0E">
          <w:rPr>
            <w:rFonts w:ascii="Courier New" w:eastAsia="Courier New" w:hAnsi="Courier New"/>
            <w:sz w:val="16"/>
          </w:rPr>
          <w:t xml:space="preserve"> corner)</w:t>
        </w:r>
      </w:ins>
    </w:p>
    <w:p w:rsidR="004F460E" w:rsidRDefault="004F460E" w:rsidP="009B5A5A">
      <w:pPr>
        <w:tabs>
          <w:tab w:val="left" w:pos="340"/>
        </w:tabs>
        <w:spacing w:line="0" w:lineRule="atLeast"/>
        <w:rPr>
          <w:rFonts w:ascii="Courier New" w:eastAsia="Courier New" w:hAnsi="Courier New"/>
          <w:sz w:val="16"/>
        </w:rPr>
      </w:pPr>
    </w:p>
    <w:p w:rsidR="004F460E" w:rsidRDefault="004F460E" w:rsidP="009B5A5A">
      <w:pPr>
        <w:tabs>
          <w:tab w:val="left" w:pos="340"/>
        </w:tabs>
        <w:spacing w:line="0" w:lineRule="atLeast"/>
        <w:rPr>
          <w:rFonts w:ascii="Courier New" w:eastAsia="Courier New" w:hAnsi="Courier New"/>
          <w:sz w:val="16"/>
        </w:rPr>
      </w:pPr>
    </w:p>
    <w:p w:rsidR="000951D1" w:rsidRPr="009B5A5A" w:rsidRDefault="00AE2BFA" w:rsidP="009B5A5A">
      <w:pPr>
        <w:tabs>
          <w:tab w:val="left" w:pos="340"/>
        </w:tabs>
        <w:spacing w:line="0" w:lineRule="atLeast"/>
        <w:rPr>
          <w:rFonts w:ascii="Courier New" w:eastAsia="Courier New" w:hAnsi="Courier New"/>
          <w:sz w:val="16"/>
        </w:rPr>
        <w:sectPr w:rsidR="000951D1" w:rsidRPr="009B5A5A">
          <w:pgSz w:w="12240" w:h="15840"/>
          <w:pgMar w:top="1417" w:right="1680" w:bottom="1440" w:left="1440" w:header="0" w:footer="0" w:gutter="0"/>
          <w:cols w:space="0" w:equalWidth="0">
            <w:col w:w="9120"/>
          </w:cols>
          <w:docGrid w:linePitch="360"/>
        </w:sectPr>
      </w:pPr>
      <w:r>
        <w:rPr>
          <w:rFonts w:ascii="Courier New" w:eastAsia="Courier New" w:hAnsi="Courier New"/>
          <w:noProof/>
          <w:sz w:val="16"/>
        </w:rPr>
        <w:drawing>
          <wp:anchor distT="0" distB="0" distL="114300" distR="114300" simplePos="0" relativeHeight="251652096" behindDoc="1" locked="0" layoutInCell="0" allowOverlap="1">
            <wp:simplePos x="0" y="0"/>
            <wp:positionH relativeFrom="column">
              <wp:posOffset>229235</wp:posOffset>
            </wp:positionH>
            <wp:positionV relativeFrom="paragraph">
              <wp:posOffset>88900</wp:posOffset>
            </wp:positionV>
            <wp:extent cx="1828800" cy="6680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668020"/>
                    </a:xfrm>
                    <a:prstGeom prst="rect">
                      <a:avLst/>
                    </a:prstGeom>
                    <a:noFill/>
                  </pic:spPr>
                </pic:pic>
              </a:graphicData>
            </a:graphic>
            <wp14:sizeRelH relativeFrom="page">
              <wp14:pctWidth>0</wp14:pctWidth>
            </wp14:sizeRelH>
            <wp14:sizeRelV relativeFrom="page">
              <wp14:pctHeight>0</wp14:pctHeight>
            </wp14:sizeRelV>
          </wp:anchor>
        </w:drawing>
      </w:r>
    </w:p>
    <w:p w:rsidR="000951D1" w:rsidRDefault="000951D1">
      <w:pPr>
        <w:spacing w:line="205" w:lineRule="exact"/>
        <w:rPr>
          <w:rFonts w:ascii="Times New Roman" w:eastAsia="Times New Roman" w:hAnsi="Times New Roman"/>
        </w:rPr>
      </w:pPr>
      <w:bookmarkStart w:id="231" w:name="page2"/>
      <w:bookmarkEnd w:id="231"/>
    </w:p>
    <w:p w:rsidR="000951D1" w:rsidRPr="008E00C0" w:rsidRDefault="000951D1">
      <w:pPr>
        <w:numPr>
          <w:ilvl w:val="0"/>
          <w:numId w:val="3"/>
        </w:numPr>
        <w:tabs>
          <w:tab w:val="left" w:pos="360"/>
        </w:tabs>
        <w:spacing w:line="0" w:lineRule="atLeast"/>
        <w:ind w:left="360" w:hanging="360"/>
        <w:jc w:val="both"/>
        <w:rPr>
          <w:rFonts w:ascii="Courier New" w:eastAsia="Courier New" w:hAnsi="Courier New"/>
          <w:b/>
          <w:sz w:val="16"/>
          <w:szCs w:val="16"/>
        </w:rPr>
      </w:pPr>
      <w:r w:rsidRPr="008E00C0">
        <w:rPr>
          <w:rFonts w:ascii="Courier New" w:eastAsia="Courier New" w:hAnsi="Courier New"/>
          <w:b/>
          <w:sz w:val="16"/>
          <w:szCs w:val="16"/>
          <w:u w:val="single"/>
        </w:rPr>
        <w:t>Real Time Feed</w:t>
      </w:r>
      <w:r w:rsidRPr="008E00C0">
        <w:rPr>
          <w:rFonts w:ascii="Courier New" w:eastAsia="Courier New" w:hAnsi="Courier New"/>
          <w:sz w:val="16"/>
          <w:szCs w:val="16"/>
        </w:rPr>
        <w:t xml:space="preserve">: in cells </w:t>
      </w:r>
      <w:r w:rsidRPr="0064077E">
        <w:rPr>
          <w:rFonts w:ascii="Courier New" w:eastAsia="Courier New" w:hAnsi="Courier New"/>
          <w:b/>
          <w:sz w:val="16"/>
          <w:szCs w:val="16"/>
          <w:highlight w:val="yellow"/>
          <w:u w:val="single"/>
        </w:rPr>
        <w:t>Q5</w:t>
      </w:r>
      <w:r w:rsidRPr="008E00C0">
        <w:rPr>
          <w:rFonts w:ascii="Courier New" w:eastAsia="Courier New" w:hAnsi="Courier New"/>
          <w:sz w:val="16"/>
          <w:szCs w:val="16"/>
        </w:rPr>
        <w:t>-</w:t>
      </w:r>
      <w:r w:rsidRPr="0064077E">
        <w:rPr>
          <w:rFonts w:ascii="Courier New" w:eastAsia="Courier New" w:hAnsi="Courier New"/>
          <w:b/>
          <w:sz w:val="16"/>
          <w:szCs w:val="16"/>
          <w:highlight w:val="yellow"/>
          <w:u w:val="single"/>
        </w:rPr>
        <w:t>Q6</w:t>
      </w:r>
      <w:r w:rsidRPr="008E00C0">
        <w:rPr>
          <w:rFonts w:ascii="Courier New" w:eastAsia="Courier New" w:hAnsi="Courier New"/>
          <w:sz w:val="16"/>
          <w:szCs w:val="16"/>
        </w:rPr>
        <w:t>-</w:t>
      </w:r>
      <w:r w:rsidRPr="0064077E">
        <w:rPr>
          <w:rFonts w:ascii="Courier New" w:eastAsia="Courier New" w:hAnsi="Courier New"/>
          <w:b/>
          <w:sz w:val="16"/>
          <w:szCs w:val="16"/>
          <w:highlight w:val="yellow"/>
          <w:u w:val="single"/>
        </w:rPr>
        <w:t>Q7</w:t>
      </w:r>
      <w:r w:rsidRPr="008E00C0">
        <w:rPr>
          <w:rFonts w:ascii="Courier New" w:eastAsia="Courier New" w:hAnsi="Courier New"/>
          <w:sz w:val="16"/>
          <w:szCs w:val="16"/>
        </w:rPr>
        <w:t xml:space="preserve"> you must see the message “</w:t>
      </w:r>
      <w:r w:rsidRPr="008E00C0">
        <w:rPr>
          <w:rFonts w:ascii="Courier New" w:eastAsia="Courier New" w:hAnsi="Courier New"/>
          <w:b/>
          <w:sz w:val="16"/>
          <w:szCs w:val="16"/>
        </w:rPr>
        <w:t>Updated at [current time]”.</w:t>
      </w:r>
    </w:p>
    <w:p w:rsidR="004F460E" w:rsidRDefault="004F460E">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rsidP="004F460E">
      <w:pPr>
        <w:spacing w:line="200" w:lineRule="exact"/>
        <w:jc w:val="center"/>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353" w:lineRule="exact"/>
        <w:rPr>
          <w:rFonts w:ascii="Times New Roman" w:eastAsia="Times New Roman" w:hAnsi="Times New Roman"/>
        </w:rPr>
      </w:pPr>
      <w:r>
        <w:rPr>
          <w:rFonts w:ascii="Times New Roman" w:eastAsia="Times New Roman" w:hAnsi="Times New Roman"/>
          <w:noProof/>
        </w:rPr>
        <w:drawing>
          <wp:inline distT="0" distB="0" distL="0" distR="0">
            <wp:extent cx="5476875" cy="19304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1930400"/>
                    </a:xfrm>
                    <a:prstGeom prst="rect">
                      <a:avLst/>
                    </a:prstGeom>
                    <a:noFill/>
                  </pic:spPr>
                </pic:pic>
              </a:graphicData>
            </a:graphic>
          </wp:inline>
        </w:drawing>
      </w:r>
    </w:p>
    <w:p w:rsidR="004F460E" w:rsidRDefault="004F460E" w:rsidP="004F460E">
      <w:pPr>
        <w:tabs>
          <w:tab w:val="left" w:pos="1080"/>
        </w:tabs>
        <w:spacing w:line="0" w:lineRule="atLeast"/>
        <w:jc w:val="both"/>
        <w:rPr>
          <w:rFonts w:ascii="Times New Roman" w:eastAsia="Times New Roman" w:hAnsi="Times New Roman"/>
        </w:rPr>
      </w:pPr>
    </w:p>
    <w:p w:rsidR="000951D1" w:rsidRDefault="000951D1" w:rsidP="003270D3">
      <w:pPr>
        <w:tabs>
          <w:tab w:val="left" w:pos="1080"/>
        </w:tabs>
        <w:spacing w:line="0" w:lineRule="atLeast"/>
        <w:jc w:val="both"/>
        <w:rPr>
          <w:rFonts w:ascii="Courier New" w:eastAsia="Courier New" w:hAnsi="Courier New"/>
          <w:sz w:val="16"/>
        </w:rPr>
      </w:pPr>
      <w:r>
        <w:rPr>
          <w:rFonts w:ascii="Courier New" w:eastAsia="Courier New" w:hAnsi="Courier New"/>
          <w:sz w:val="16"/>
        </w:rPr>
        <w:t>If you see a message like</w:t>
      </w:r>
      <w:r w:rsidR="008E00C0">
        <w:rPr>
          <w:rFonts w:ascii="Courier New" w:eastAsia="Courier New" w:hAnsi="Courier New"/>
          <w:sz w:val="16"/>
        </w:rPr>
        <w:t>:</w:t>
      </w:r>
      <w:r>
        <w:rPr>
          <w:rFonts w:ascii="Courier New" w:eastAsia="Courier New" w:hAnsi="Courier New"/>
          <w:sz w:val="16"/>
        </w:rPr>
        <w:t xml:space="preserve"> “</w:t>
      </w:r>
      <w:r>
        <w:rPr>
          <w:rFonts w:ascii="Courier New" w:eastAsia="Courier New" w:hAnsi="Courier New"/>
          <w:b/>
          <w:sz w:val="16"/>
        </w:rPr>
        <w:t>Paused at …</w:t>
      </w:r>
      <w:r>
        <w:rPr>
          <w:rFonts w:ascii="Courier New" w:eastAsia="Courier New" w:hAnsi="Courier New"/>
          <w:sz w:val="16"/>
        </w:rPr>
        <w:t xml:space="preserve">” please </w:t>
      </w:r>
      <w:r>
        <w:rPr>
          <w:rFonts w:ascii="Courier New" w:eastAsia="Courier New" w:hAnsi="Courier New"/>
          <w:b/>
          <w:sz w:val="16"/>
        </w:rPr>
        <w:t>Resume Updates</w:t>
      </w:r>
      <w:r>
        <w:rPr>
          <w:rFonts w:ascii="Courier New" w:eastAsia="Courier New" w:hAnsi="Courier New"/>
          <w:sz w:val="16"/>
        </w:rPr>
        <w:t xml:space="preserve"> using </w:t>
      </w:r>
      <w:r>
        <w:rPr>
          <w:rFonts w:ascii="Courier New" w:eastAsia="Courier New" w:hAnsi="Courier New"/>
          <w:b/>
          <w:i/>
          <w:sz w:val="16"/>
        </w:rPr>
        <w:t>Thomson Reuters</w:t>
      </w:r>
    </w:p>
    <w:p w:rsidR="000951D1" w:rsidRPr="003270D3" w:rsidRDefault="000951D1" w:rsidP="004F460E">
      <w:pPr>
        <w:spacing w:line="259" w:lineRule="auto"/>
        <w:ind w:right="620"/>
        <w:jc w:val="both"/>
        <w:rPr>
          <w:rFonts w:ascii="Courier New" w:eastAsia="Courier New" w:hAnsi="Courier New"/>
          <w:b/>
          <w:sz w:val="16"/>
        </w:rPr>
      </w:pPr>
      <w:r>
        <w:rPr>
          <w:rFonts w:ascii="Courier New" w:eastAsia="Courier New" w:hAnsi="Courier New"/>
          <w:sz w:val="16"/>
        </w:rPr>
        <w:t xml:space="preserve">Tab and check another time cells </w:t>
      </w:r>
      <w:r w:rsidRPr="0064077E">
        <w:rPr>
          <w:rFonts w:ascii="Courier New" w:eastAsia="Courier New" w:hAnsi="Courier New"/>
          <w:b/>
          <w:sz w:val="16"/>
          <w:highlight w:val="yellow"/>
          <w:u w:val="single"/>
        </w:rPr>
        <w:t>Q5</w:t>
      </w:r>
      <w:r>
        <w:rPr>
          <w:rFonts w:ascii="Courier New" w:eastAsia="Courier New" w:hAnsi="Courier New"/>
          <w:sz w:val="16"/>
        </w:rPr>
        <w:t>-</w:t>
      </w:r>
      <w:r w:rsidRPr="0064077E">
        <w:rPr>
          <w:rFonts w:ascii="Courier New" w:eastAsia="Courier New" w:hAnsi="Courier New"/>
          <w:b/>
          <w:sz w:val="16"/>
          <w:highlight w:val="yellow"/>
          <w:u w:val="single"/>
        </w:rPr>
        <w:t>Q6</w:t>
      </w:r>
      <w:r>
        <w:rPr>
          <w:rFonts w:ascii="Courier New" w:eastAsia="Courier New" w:hAnsi="Courier New"/>
          <w:sz w:val="16"/>
        </w:rPr>
        <w:t>-</w:t>
      </w:r>
      <w:r w:rsidRPr="0064077E">
        <w:rPr>
          <w:rFonts w:ascii="Courier New" w:eastAsia="Courier New" w:hAnsi="Courier New"/>
          <w:b/>
          <w:sz w:val="16"/>
          <w:highlight w:val="yellow"/>
          <w:u w:val="single"/>
        </w:rPr>
        <w:t>Q7</w:t>
      </w:r>
      <w:r>
        <w:rPr>
          <w:rFonts w:ascii="Courier New" w:eastAsia="Courier New" w:hAnsi="Courier New"/>
          <w:sz w:val="16"/>
        </w:rPr>
        <w:t>: you must see the message</w:t>
      </w:r>
      <w:r w:rsidR="008E00C0">
        <w:rPr>
          <w:rFonts w:ascii="Courier New" w:eastAsia="Courier New" w:hAnsi="Courier New"/>
          <w:sz w:val="16"/>
        </w:rPr>
        <w:t>:</w:t>
      </w:r>
      <w:r>
        <w:rPr>
          <w:rFonts w:ascii="Courier New" w:eastAsia="Courier New" w:hAnsi="Courier New"/>
          <w:sz w:val="16"/>
        </w:rPr>
        <w:t xml:space="preserve"> “</w:t>
      </w:r>
      <w:r w:rsidR="003270D3">
        <w:rPr>
          <w:rFonts w:ascii="Courier New" w:eastAsia="Courier New" w:hAnsi="Courier New"/>
          <w:b/>
          <w:sz w:val="16"/>
        </w:rPr>
        <w:t xml:space="preserve">Update </w:t>
      </w:r>
      <w:r>
        <w:rPr>
          <w:rFonts w:ascii="Courier New" w:eastAsia="Courier New" w:hAnsi="Courier New"/>
          <w:b/>
          <w:sz w:val="16"/>
        </w:rPr>
        <w:t>at</w:t>
      </w:r>
      <w:r>
        <w:rPr>
          <w:rFonts w:ascii="Courier New" w:eastAsia="Courier New" w:hAnsi="Courier New"/>
          <w:sz w:val="16"/>
        </w:rPr>
        <w:t xml:space="preserve"> </w:t>
      </w:r>
      <w:r>
        <w:rPr>
          <w:rFonts w:ascii="Courier New" w:eastAsia="Courier New" w:hAnsi="Courier New"/>
          <w:b/>
          <w:sz w:val="16"/>
        </w:rPr>
        <w:t>[current time]</w:t>
      </w:r>
      <w:r>
        <w:rPr>
          <w:rFonts w:ascii="Courier New" w:eastAsia="Courier New" w:hAnsi="Courier New"/>
          <w:sz w:val="16"/>
        </w:rPr>
        <w:t>”.</w:t>
      </w:r>
    </w:p>
    <w:p w:rsidR="00A73D0E" w:rsidRDefault="00A73D0E">
      <w:pPr>
        <w:spacing w:line="200" w:lineRule="exact"/>
        <w:rPr>
          <w:rFonts w:ascii="Times New Roman" w:eastAsia="Times New Roman" w:hAnsi="Times New Roman"/>
        </w:rPr>
      </w:pPr>
    </w:p>
    <w:p w:rsidR="000951D1" w:rsidRDefault="000951D1" w:rsidP="004F460E">
      <w:pPr>
        <w:spacing w:line="200" w:lineRule="exact"/>
        <w:jc w:val="center"/>
        <w:rPr>
          <w:rFonts w:ascii="Times New Roman" w:eastAsia="Times New Roman" w:hAnsi="Times New Roman"/>
        </w:rPr>
      </w:pPr>
    </w:p>
    <w:p w:rsidR="000951D1" w:rsidRDefault="000951D1" w:rsidP="004F460E">
      <w:pPr>
        <w:spacing w:line="200" w:lineRule="exact"/>
        <w:jc w:val="center"/>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4F460E" w:rsidRDefault="004F460E">
      <w:pPr>
        <w:spacing w:line="200" w:lineRule="exact"/>
        <w:rPr>
          <w:rFonts w:ascii="Times New Roman" w:eastAsia="Times New Roman" w:hAnsi="Times New Roman"/>
        </w:rPr>
      </w:pPr>
      <w:r>
        <w:rPr>
          <w:rFonts w:ascii="Times New Roman" w:eastAsia="Times New Roman" w:hAnsi="Times New Roman"/>
        </w:rPr>
        <w:t xml:space="preserve">      </w:t>
      </w:r>
    </w:p>
    <w:p w:rsidR="000951D1" w:rsidRDefault="000951D1" w:rsidP="004F460E">
      <w:pPr>
        <w:spacing w:line="200" w:lineRule="exact"/>
        <w:jc w:val="center"/>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383" w:lineRule="exact"/>
        <w:rPr>
          <w:rFonts w:ascii="Times New Roman" w:eastAsia="Times New Roman" w:hAnsi="Times New Roman"/>
        </w:rPr>
      </w:pPr>
      <w:r>
        <w:rPr>
          <w:rFonts w:ascii="Times New Roman" w:eastAsia="Times New Roman" w:hAnsi="Times New Roman"/>
          <w:noProof/>
        </w:rPr>
        <w:drawing>
          <wp:inline distT="0" distB="0" distL="0" distR="0">
            <wp:extent cx="5085715" cy="2276475"/>
            <wp:effectExtent l="0" t="0" r="63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5715" cy="2276475"/>
                    </a:xfrm>
                    <a:prstGeom prst="rect">
                      <a:avLst/>
                    </a:prstGeom>
                    <a:noFill/>
                  </pic:spPr>
                </pic:pic>
              </a:graphicData>
            </a:graphic>
          </wp:inline>
        </w:drawing>
      </w:r>
    </w:p>
    <w:p w:rsidR="00A73D0E" w:rsidRDefault="00A73D0E">
      <w:pPr>
        <w:spacing w:line="383" w:lineRule="exact"/>
        <w:rPr>
          <w:rFonts w:ascii="Times New Roman" w:eastAsia="Times New Roman" w:hAnsi="Times New Roman"/>
        </w:rPr>
      </w:pPr>
    </w:p>
    <w:p w:rsidR="003270D3" w:rsidRDefault="000951D1" w:rsidP="003270D3">
      <w:pPr>
        <w:numPr>
          <w:ilvl w:val="0"/>
          <w:numId w:val="27"/>
        </w:numPr>
        <w:tabs>
          <w:tab w:val="left" w:pos="1080"/>
        </w:tabs>
        <w:spacing w:line="270" w:lineRule="auto"/>
        <w:ind w:right="40"/>
        <w:rPr>
          <w:rFonts w:ascii="Courier New" w:eastAsia="Courier New" w:hAnsi="Courier New"/>
          <w:sz w:val="16"/>
        </w:rPr>
      </w:pPr>
      <w:r>
        <w:rPr>
          <w:rFonts w:ascii="Courier New" w:eastAsia="Courier New" w:hAnsi="Courier New"/>
          <w:sz w:val="16"/>
        </w:rPr>
        <w:t>If you see a message like</w:t>
      </w:r>
      <w:r w:rsidR="008E00C0">
        <w:rPr>
          <w:rFonts w:ascii="Courier New" w:eastAsia="Courier New" w:hAnsi="Courier New"/>
          <w:sz w:val="16"/>
        </w:rPr>
        <w:t>:</w:t>
      </w:r>
      <w:r>
        <w:rPr>
          <w:rFonts w:ascii="Courier New" w:eastAsia="Courier New" w:hAnsi="Courier New"/>
          <w:sz w:val="16"/>
        </w:rPr>
        <w:t xml:space="preserve"> “</w:t>
      </w:r>
      <w:r>
        <w:rPr>
          <w:rFonts w:ascii="Courier New" w:eastAsia="Courier New" w:hAnsi="Courier New"/>
          <w:b/>
          <w:sz w:val="16"/>
        </w:rPr>
        <w:t>Offline at …”</w:t>
      </w:r>
      <w:r>
        <w:rPr>
          <w:rFonts w:ascii="Courier New" w:eastAsia="Courier New" w:hAnsi="Courier New"/>
          <w:sz w:val="16"/>
        </w:rPr>
        <w:t xml:space="preserve"> please go to </w:t>
      </w:r>
      <w:r>
        <w:rPr>
          <w:rFonts w:ascii="Courier New" w:eastAsia="Courier New" w:hAnsi="Courier New"/>
          <w:b/>
          <w:i/>
          <w:sz w:val="16"/>
        </w:rPr>
        <w:t>Thomson Reuters</w:t>
      </w:r>
      <w:r>
        <w:rPr>
          <w:rFonts w:ascii="Courier New" w:eastAsia="Courier New" w:hAnsi="Courier New"/>
          <w:sz w:val="16"/>
        </w:rPr>
        <w:t xml:space="preserve"> Tab and check the </w:t>
      </w:r>
      <w:proofErr w:type="spellStart"/>
      <w:r>
        <w:rPr>
          <w:rFonts w:ascii="Courier New" w:eastAsia="Courier New" w:hAnsi="Courier New"/>
          <w:sz w:val="16"/>
        </w:rPr>
        <w:t>Eikon</w:t>
      </w:r>
      <w:proofErr w:type="spellEnd"/>
      <w:r>
        <w:rPr>
          <w:rFonts w:ascii="Courier New" w:eastAsia="Courier New" w:hAnsi="Courier New"/>
          <w:sz w:val="16"/>
        </w:rPr>
        <w:t xml:space="preserve"> </w:t>
      </w:r>
      <w:proofErr w:type="spellStart"/>
      <w:r>
        <w:rPr>
          <w:rFonts w:ascii="Courier New" w:eastAsia="Courier New" w:hAnsi="Courier New"/>
          <w:sz w:val="16"/>
        </w:rPr>
        <w:t>LogIn</w:t>
      </w:r>
      <w:proofErr w:type="spellEnd"/>
      <w:r>
        <w:rPr>
          <w:rFonts w:ascii="Courier New" w:eastAsia="Courier New" w:hAnsi="Courier New"/>
          <w:sz w:val="16"/>
        </w:rPr>
        <w:t xml:space="preserve">: you must be </w:t>
      </w:r>
      <w:r>
        <w:rPr>
          <w:rFonts w:ascii="Courier New" w:eastAsia="Courier New" w:hAnsi="Courier New"/>
          <w:b/>
          <w:sz w:val="16"/>
        </w:rPr>
        <w:t>Online.</w:t>
      </w:r>
      <w:r>
        <w:rPr>
          <w:rFonts w:ascii="Courier New" w:eastAsia="Courier New" w:hAnsi="Courier New"/>
          <w:sz w:val="16"/>
        </w:rPr>
        <w:t xml:space="preserve"> If you are </w:t>
      </w:r>
      <w:r>
        <w:rPr>
          <w:rFonts w:ascii="Courier New" w:eastAsia="Courier New" w:hAnsi="Courier New"/>
          <w:b/>
          <w:sz w:val="16"/>
        </w:rPr>
        <w:t>Offline</w:t>
      </w:r>
      <w:r>
        <w:rPr>
          <w:rFonts w:ascii="Courier New" w:eastAsia="Courier New" w:hAnsi="Courier New"/>
          <w:sz w:val="16"/>
        </w:rPr>
        <w:t xml:space="preserve"> click the button to force the </w:t>
      </w:r>
      <w:proofErr w:type="spellStart"/>
      <w:r>
        <w:rPr>
          <w:rFonts w:ascii="Courier New" w:eastAsia="Courier New" w:hAnsi="Courier New"/>
          <w:sz w:val="16"/>
        </w:rPr>
        <w:t>LogIn</w:t>
      </w:r>
      <w:proofErr w:type="spellEnd"/>
      <w:r>
        <w:rPr>
          <w:rFonts w:ascii="Courier New" w:eastAsia="Courier New" w:hAnsi="Courier New"/>
          <w:sz w:val="16"/>
        </w:rPr>
        <w:t xml:space="preserve">. Then check another time cells </w:t>
      </w:r>
      <w:r w:rsidRPr="0064077E">
        <w:rPr>
          <w:rFonts w:ascii="Courier New" w:eastAsia="Courier New" w:hAnsi="Courier New"/>
          <w:b/>
          <w:sz w:val="16"/>
          <w:highlight w:val="yellow"/>
          <w:u w:val="single"/>
        </w:rPr>
        <w:t>Q5</w:t>
      </w:r>
      <w:r>
        <w:rPr>
          <w:rFonts w:ascii="Courier New" w:eastAsia="Courier New" w:hAnsi="Courier New"/>
          <w:sz w:val="16"/>
        </w:rPr>
        <w:t>-</w:t>
      </w:r>
      <w:r w:rsidRPr="0064077E">
        <w:rPr>
          <w:rFonts w:ascii="Courier New" w:eastAsia="Courier New" w:hAnsi="Courier New"/>
          <w:b/>
          <w:sz w:val="16"/>
          <w:highlight w:val="yellow"/>
          <w:u w:val="single"/>
        </w:rPr>
        <w:t>Q6</w:t>
      </w:r>
      <w:r>
        <w:rPr>
          <w:rFonts w:ascii="Courier New" w:eastAsia="Courier New" w:hAnsi="Courier New"/>
          <w:sz w:val="16"/>
        </w:rPr>
        <w:t>-</w:t>
      </w:r>
      <w:r w:rsidRPr="0064077E">
        <w:rPr>
          <w:rFonts w:ascii="Courier New" w:eastAsia="Courier New" w:hAnsi="Courier New"/>
          <w:b/>
          <w:sz w:val="16"/>
          <w:highlight w:val="yellow"/>
          <w:u w:val="single"/>
        </w:rPr>
        <w:t>Q7</w:t>
      </w:r>
      <w:r>
        <w:rPr>
          <w:rFonts w:ascii="Courier New" w:eastAsia="Courier New" w:hAnsi="Courier New"/>
          <w:sz w:val="16"/>
        </w:rPr>
        <w:t>: you must see the message</w:t>
      </w:r>
      <w:r w:rsidR="008E00C0">
        <w:rPr>
          <w:rFonts w:ascii="Courier New" w:eastAsia="Courier New" w:hAnsi="Courier New"/>
          <w:sz w:val="16"/>
        </w:rPr>
        <w:t>:</w:t>
      </w:r>
      <w:r>
        <w:rPr>
          <w:rFonts w:ascii="Courier New" w:eastAsia="Courier New" w:hAnsi="Courier New"/>
          <w:sz w:val="16"/>
        </w:rPr>
        <w:t xml:space="preserve"> “</w:t>
      </w:r>
      <w:r>
        <w:rPr>
          <w:rFonts w:ascii="Courier New" w:eastAsia="Courier New" w:hAnsi="Courier New"/>
          <w:b/>
          <w:sz w:val="16"/>
        </w:rPr>
        <w:t>Updated at</w:t>
      </w:r>
      <w:r>
        <w:rPr>
          <w:rFonts w:ascii="Courier New" w:eastAsia="Courier New" w:hAnsi="Courier New"/>
          <w:sz w:val="16"/>
        </w:rPr>
        <w:t xml:space="preserve"> </w:t>
      </w:r>
      <w:r>
        <w:rPr>
          <w:rFonts w:ascii="Courier New" w:eastAsia="Courier New" w:hAnsi="Courier New"/>
          <w:b/>
          <w:sz w:val="16"/>
        </w:rPr>
        <w:t>[current time]</w:t>
      </w:r>
      <w:r>
        <w:rPr>
          <w:rFonts w:ascii="Courier New" w:eastAsia="Courier New" w:hAnsi="Courier New"/>
          <w:sz w:val="16"/>
        </w:rPr>
        <w:t>”.</w:t>
      </w:r>
      <w:r w:rsidR="003270D3" w:rsidRPr="003270D3">
        <w:rPr>
          <w:rFonts w:ascii="Courier New" w:eastAsia="Courier New" w:hAnsi="Courier New"/>
          <w:sz w:val="16"/>
        </w:rPr>
        <w:t xml:space="preserve"> </w:t>
      </w:r>
    </w:p>
    <w:p w:rsidR="003270D3" w:rsidRPr="003270D3" w:rsidRDefault="003270D3" w:rsidP="003270D3">
      <w:pPr>
        <w:tabs>
          <w:tab w:val="left" w:pos="1080"/>
        </w:tabs>
        <w:spacing w:line="270" w:lineRule="auto"/>
        <w:ind w:left="720" w:right="40"/>
        <w:rPr>
          <w:rFonts w:ascii="Courier New" w:eastAsia="Courier New" w:hAnsi="Courier New"/>
          <w:sz w:val="16"/>
        </w:rPr>
      </w:pPr>
    </w:p>
    <w:p w:rsidR="000951D1" w:rsidRPr="003270D3" w:rsidRDefault="00AE2BFA" w:rsidP="003270D3">
      <w:pPr>
        <w:tabs>
          <w:tab w:val="left" w:pos="1080"/>
        </w:tabs>
        <w:spacing w:line="270" w:lineRule="auto"/>
        <w:ind w:left="720" w:right="40"/>
        <w:rPr>
          <w:rFonts w:ascii="Courier New" w:eastAsia="Courier New" w:hAnsi="Courier New"/>
          <w:sz w:val="16"/>
        </w:rPr>
      </w:pPr>
      <w:r>
        <w:rPr>
          <w:rFonts w:ascii="Courier New" w:eastAsia="Courier New" w:hAnsi="Courier New"/>
          <w:noProof/>
          <w:sz w:val="16"/>
        </w:rPr>
        <w:drawing>
          <wp:inline distT="0" distB="0" distL="0" distR="0">
            <wp:extent cx="4628515" cy="1913890"/>
            <wp:effectExtent l="0" t="0" r="63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8515" cy="1913890"/>
                    </a:xfrm>
                    <a:prstGeom prst="rect">
                      <a:avLst/>
                    </a:prstGeom>
                    <a:noFill/>
                  </pic:spPr>
                </pic:pic>
              </a:graphicData>
            </a:graphic>
          </wp:inline>
        </w:drawing>
      </w:r>
    </w:p>
    <w:p w:rsidR="000951D1" w:rsidRDefault="000951D1" w:rsidP="003270D3">
      <w:pPr>
        <w:tabs>
          <w:tab w:val="left" w:pos="1080"/>
        </w:tabs>
        <w:spacing w:line="270" w:lineRule="auto"/>
        <w:ind w:right="40"/>
        <w:rPr>
          <w:rFonts w:ascii="Courier New" w:eastAsia="Courier New" w:hAnsi="Courier New"/>
          <w:sz w:val="16"/>
        </w:rPr>
        <w:sectPr w:rsidR="000951D1">
          <w:pgSz w:w="12240" w:h="15840"/>
          <w:pgMar w:top="1440" w:right="1520" w:bottom="1440" w:left="1440" w:header="0" w:footer="0" w:gutter="0"/>
          <w:cols w:space="0" w:equalWidth="0">
            <w:col w:w="9280"/>
          </w:cols>
          <w:docGrid w:linePitch="360"/>
        </w:sectPr>
      </w:pPr>
    </w:p>
    <w:p w:rsidR="000951D1" w:rsidRDefault="000951D1" w:rsidP="003270D3">
      <w:pPr>
        <w:spacing w:line="0" w:lineRule="atLeast"/>
        <w:rPr>
          <w:rFonts w:ascii="Courier New" w:eastAsia="Courier New" w:hAnsi="Courier New"/>
          <w:sz w:val="16"/>
        </w:rPr>
      </w:pPr>
      <w:bookmarkStart w:id="232" w:name="page3"/>
      <w:bookmarkEnd w:id="232"/>
      <w:r>
        <w:rPr>
          <w:rFonts w:ascii="Courier New" w:eastAsia="Courier New" w:hAnsi="Courier New"/>
          <w:sz w:val="16"/>
        </w:rPr>
        <w:t>At the end, your must have</w:t>
      </w:r>
      <w:r w:rsidR="003270D3">
        <w:rPr>
          <w:rFonts w:ascii="Courier New" w:eastAsia="Courier New" w:hAnsi="Courier New"/>
          <w:sz w:val="16"/>
        </w:rPr>
        <w:t>:</w:t>
      </w:r>
    </w:p>
    <w:p w:rsidR="00A73D0E" w:rsidRDefault="00A73D0E">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373" w:lineRule="exact"/>
        <w:rPr>
          <w:rFonts w:ascii="Times New Roman" w:eastAsia="Times New Roman" w:hAnsi="Times New Roman"/>
        </w:rPr>
      </w:pPr>
      <w:r>
        <w:rPr>
          <w:rFonts w:ascii="Times New Roman" w:eastAsia="Times New Roman" w:hAnsi="Times New Roman"/>
          <w:noProof/>
        </w:rPr>
        <w:drawing>
          <wp:inline distT="0" distB="0" distL="0" distR="0">
            <wp:extent cx="5067300" cy="139890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1398905"/>
                    </a:xfrm>
                    <a:prstGeom prst="rect">
                      <a:avLst/>
                    </a:prstGeom>
                    <a:noFill/>
                  </pic:spPr>
                </pic:pic>
              </a:graphicData>
            </a:graphic>
          </wp:inline>
        </w:drawing>
      </w:r>
    </w:p>
    <w:p w:rsidR="00A73D0E" w:rsidRDefault="00A73D0E">
      <w:pPr>
        <w:spacing w:line="373" w:lineRule="exact"/>
        <w:rPr>
          <w:rFonts w:ascii="Times New Roman" w:eastAsia="Times New Roman" w:hAnsi="Times New Roman"/>
        </w:rPr>
      </w:pPr>
    </w:p>
    <w:p w:rsidR="008541B6" w:rsidRDefault="008541B6">
      <w:pPr>
        <w:spacing w:line="373" w:lineRule="exact"/>
        <w:rPr>
          <w:rFonts w:ascii="Times New Roman" w:eastAsia="Times New Roman" w:hAnsi="Times New Roman"/>
        </w:rPr>
      </w:pPr>
    </w:p>
    <w:p w:rsidR="000951D1" w:rsidRDefault="00934FD8">
      <w:pPr>
        <w:spacing w:line="256" w:lineRule="auto"/>
        <w:ind w:left="360"/>
        <w:rPr>
          <w:rFonts w:ascii="Courier New" w:eastAsia="Courier New" w:hAnsi="Courier New"/>
          <w:sz w:val="16"/>
        </w:rPr>
      </w:pPr>
      <w:r>
        <w:rPr>
          <w:rFonts w:ascii="Courier New" w:eastAsia="Courier New" w:hAnsi="Courier New"/>
          <w:sz w:val="16"/>
        </w:rPr>
        <w:t>A fi</w:t>
      </w:r>
      <w:r w:rsidR="004E649C">
        <w:rPr>
          <w:rFonts w:ascii="Courier New" w:eastAsia="Courier New" w:hAnsi="Courier New"/>
          <w:sz w:val="16"/>
        </w:rPr>
        <w:t>nal check can be made looking if the</w:t>
      </w:r>
      <w:r w:rsidR="000951D1">
        <w:rPr>
          <w:rFonts w:ascii="Courier New" w:eastAsia="Courier New" w:hAnsi="Courier New"/>
          <w:sz w:val="16"/>
        </w:rPr>
        <w:t xml:space="preserve"> </w:t>
      </w:r>
      <w:r w:rsidR="000951D1" w:rsidRPr="00934FD8">
        <w:rPr>
          <w:rFonts w:ascii="Courier New" w:eastAsia="Courier New" w:hAnsi="Courier New"/>
          <w:b/>
          <w:i/>
          <w:sz w:val="16"/>
        </w:rPr>
        <w:t xml:space="preserve">Thomson Reuters </w:t>
      </w:r>
      <w:r w:rsidR="009C16DF">
        <w:rPr>
          <w:rFonts w:ascii="Courier New" w:eastAsia="Courier New" w:hAnsi="Courier New"/>
          <w:sz w:val="16"/>
        </w:rPr>
        <w:t xml:space="preserve">values in </w:t>
      </w:r>
      <w:r w:rsidR="009C16DF" w:rsidRPr="009C16DF">
        <w:rPr>
          <w:rFonts w:ascii="Courier New" w:eastAsia="Courier New" w:hAnsi="Courier New"/>
          <w:b/>
          <w:sz w:val="16"/>
          <w:highlight w:val="yellow"/>
          <w:u w:val="single"/>
        </w:rPr>
        <w:t>Q</w:t>
      </w:r>
      <w:r w:rsidR="009C16DF">
        <w:rPr>
          <w:rFonts w:ascii="Courier New" w:eastAsia="Courier New" w:hAnsi="Courier New"/>
          <w:sz w:val="16"/>
        </w:rPr>
        <w:t xml:space="preserve"> column (“</w:t>
      </w:r>
      <w:r w:rsidR="009C16DF" w:rsidRPr="009C16DF">
        <w:rPr>
          <w:rFonts w:ascii="Courier New" w:eastAsia="Courier New" w:hAnsi="Courier New"/>
          <w:i/>
          <w:sz w:val="16"/>
        </w:rPr>
        <w:t>Last-Bid/Ask</w:t>
      </w:r>
      <w:r w:rsidR="009C16DF">
        <w:rPr>
          <w:rFonts w:ascii="Courier New" w:eastAsia="Courier New" w:hAnsi="Courier New"/>
          <w:sz w:val="16"/>
        </w:rPr>
        <w:t>”)</w:t>
      </w:r>
      <w:r w:rsidR="004E649C">
        <w:rPr>
          <w:rFonts w:ascii="Courier New" w:eastAsia="Courier New" w:hAnsi="Courier New"/>
          <w:sz w:val="16"/>
        </w:rPr>
        <w:t xml:space="preserve"> </w:t>
      </w:r>
      <w:r w:rsidR="000951D1">
        <w:rPr>
          <w:rFonts w:ascii="Courier New" w:eastAsia="Courier New" w:hAnsi="Courier New"/>
          <w:sz w:val="16"/>
        </w:rPr>
        <w:t xml:space="preserve">for instruments in </w:t>
      </w:r>
      <w:r w:rsidR="009C16DF" w:rsidRPr="009C16DF">
        <w:rPr>
          <w:rFonts w:ascii="Courier New" w:eastAsia="Courier New" w:hAnsi="Courier New"/>
          <w:b/>
          <w:sz w:val="16"/>
          <w:highlight w:val="yellow"/>
          <w:u w:val="single"/>
        </w:rPr>
        <w:t>K</w:t>
      </w:r>
      <w:r w:rsidR="009C16DF">
        <w:rPr>
          <w:rFonts w:ascii="Courier New" w:eastAsia="Courier New" w:hAnsi="Courier New"/>
          <w:sz w:val="16"/>
        </w:rPr>
        <w:t xml:space="preserve"> column (“</w:t>
      </w:r>
      <w:r w:rsidR="009C16DF" w:rsidRPr="009C16DF">
        <w:rPr>
          <w:rFonts w:ascii="Courier New" w:eastAsia="Courier New" w:hAnsi="Courier New"/>
          <w:i/>
          <w:sz w:val="16"/>
        </w:rPr>
        <w:t>RIC</w:t>
      </w:r>
      <w:r w:rsidR="009C16DF">
        <w:rPr>
          <w:rFonts w:ascii="Courier New" w:eastAsia="Courier New" w:hAnsi="Courier New"/>
          <w:sz w:val="16"/>
        </w:rPr>
        <w:t xml:space="preserve">”) </w:t>
      </w:r>
      <w:r w:rsidR="000951D1">
        <w:rPr>
          <w:rFonts w:ascii="Courier New" w:eastAsia="Courier New" w:hAnsi="Courier New"/>
          <w:sz w:val="16"/>
        </w:rPr>
        <w:t>are correct.</w:t>
      </w:r>
      <w:r w:rsidR="004E649C">
        <w:rPr>
          <w:rFonts w:ascii="Courier New" w:eastAsia="Courier New" w:hAnsi="Courier New"/>
          <w:sz w:val="16"/>
        </w:rPr>
        <w:t xml:space="preserve"> In particular this Reuters RICs refers to the most liquid instruments quoted in the reference market. Logically, this are well known values for traders that can immediately check if Reuters is really downloading live quotes. </w:t>
      </w:r>
    </w:p>
    <w:p w:rsidR="00F81A17" w:rsidRDefault="00713F0E">
      <w:pPr>
        <w:spacing w:line="256" w:lineRule="auto"/>
        <w:ind w:left="360"/>
        <w:rPr>
          <w:rFonts w:ascii="Courier New" w:eastAsia="Courier New" w:hAnsi="Courier New"/>
          <w:sz w:val="16"/>
        </w:rPr>
      </w:pPr>
      <w:ins w:id="233" w:author="MORENI NICOLA" w:date="2016-06-27T16:33:00Z">
        <w:r>
          <w:rPr>
            <w:rFonts w:ascii="Courier New" w:eastAsia="Courier New" w:hAnsi="Courier New"/>
            <w:sz w:val="16"/>
          </w:rPr>
          <w:t>[M</w:t>
        </w:r>
      </w:ins>
      <w:ins w:id="234" w:author="MORENI NICOLA" w:date="2016-06-27T16:34:00Z">
        <w:r>
          <w:rPr>
            <w:rFonts w:ascii="Courier New" w:eastAsia="Courier New" w:hAnsi="Courier New"/>
            <w:sz w:val="16"/>
          </w:rPr>
          <w:t xml:space="preserve">issing: another error message worth being added is the </w:t>
        </w:r>
      </w:ins>
      <w:ins w:id="235" w:author="MORENI NICOLA" w:date="2016-06-27T16:33:00Z">
        <w:r>
          <w:rPr>
            <w:rFonts w:ascii="Courier New" w:eastAsia="Courier New" w:hAnsi="Courier New"/>
            <w:sz w:val="16"/>
          </w:rPr>
          <w:t>“Access denied</w:t>
        </w:r>
      </w:ins>
      <w:ins w:id="236" w:author="MORENI NICOLA" w:date="2016-06-27T16:34:00Z">
        <w:r>
          <w:rPr>
            <w:rFonts w:ascii="Courier New" w:eastAsia="Courier New" w:hAnsi="Courier New"/>
            <w:sz w:val="16"/>
          </w:rPr>
          <w:t>”, which occurs when a page has become private and the data provider should be contacted for support]</w:t>
        </w:r>
      </w:ins>
    </w:p>
    <w:p w:rsidR="000951D1" w:rsidRDefault="000951D1">
      <w:pPr>
        <w:spacing w:line="216" w:lineRule="exact"/>
        <w:rPr>
          <w:rFonts w:ascii="Times New Roman" w:eastAsia="Times New Roman" w:hAnsi="Times New Roman"/>
        </w:rPr>
      </w:pPr>
    </w:p>
    <w:p w:rsidR="008541B6" w:rsidRDefault="008541B6">
      <w:pPr>
        <w:spacing w:line="216" w:lineRule="exact"/>
        <w:rPr>
          <w:rFonts w:ascii="Times New Roman" w:eastAsia="Times New Roman" w:hAnsi="Times New Roman"/>
        </w:rPr>
      </w:pPr>
    </w:p>
    <w:p w:rsidR="000951D1" w:rsidRDefault="000951D1">
      <w:pPr>
        <w:numPr>
          <w:ilvl w:val="0"/>
          <w:numId w:val="6"/>
        </w:numPr>
        <w:tabs>
          <w:tab w:val="left" w:pos="360"/>
        </w:tabs>
        <w:spacing w:line="0" w:lineRule="atLeast"/>
        <w:ind w:left="360" w:hanging="360"/>
        <w:jc w:val="both"/>
        <w:rPr>
          <w:rFonts w:ascii="Courier New" w:eastAsia="Courier New" w:hAnsi="Courier New"/>
          <w:sz w:val="16"/>
        </w:rPr>
      </w:pPr>
      <w:r>
        <w:rPr>
          <w:rFonts w:ascii="Courier New" w:eastAsia="Courier New" w:hAnsi="Courier New"/>
          <w:b/>
          <w:sz w:val="16"/>
          <w:u w:val="single"/>
        </w:rPr>
        <w:t>Check Curves Calibration:</w:t>
      </w:r>
      <w:r>
        <w:rPr>
          <w:rFonts w:ascii="Courier New" w:eastAsia="Courier New" w:hAnsi="Courier New"/>
          <w:b/>
          <w:sz w:val="16"/>
        </w:rPr>
        <w:t xml:space="preserve"> </w:t>
      </w:r>
      <w:r>
        <w:rPr>
          <w:rFonts w:ascii="Courier New" w:eastAsia="Courier New" w:hAnsi="Courier New"/>
          <w:sz w:val="16"/>
        </w:rPr>
        <w:t>Go to cell</w:t>
      </w:r>
      <w:r>
        <w:rPr>
          <w:rFonts w:ascii="Courier New" w:eastAsia="Courier New" w:hAnsi="Courier New"/>
          <w:b/>
          <w:sz w:val="16"/>
        </w:rPr>
        <w:t xml:space="preserve"> </w:t>
      </w:r>
      <w:r w:rsidRPr="0064077E">
        <w:rPr>
          <w:rFonts w:ascii="Courier New" w:eastAsia="Courier New" w:hAnsi="Courier New"/>
          <w:b/>
          <w:sz w:val="16"/>
          <w:highlight w:val="yellow"/>
          <w:u w:val="single"/>
        </w:rPr>
        <w:t>U2</w:t>
      </w:r>
      <w:r>
        <w:rPr>
          <w:rFonts w:ascii="Courier New" w:eastAsia="Courier New" w:hAnsi="Courier New"/>
          <w:b/>
          <w:sz w:val="16"/>
        </w:rPr>
        <w:t xml:space="preserve"> </w:t>
      </w:r>
      <w:r>
        <w:rPr>
          <w:rFonts w:ascii="Courier New" w:eastAsia="Courier New" w:hAnsi="Courier New"/>
          <w:sz w:val="16"/>
        </w:rPr>
        <w:t>(“</w:t>
      </w:r>
      <w:r w:rsidRPr="008E00C0">
        <w:rPr>
          <w:rFonts w:ascii="Courier New" w:eastAsia="Courier New" w:hAnsi="Courier New"/>
          <w:i/>
          <w:sz w:val="16"/>
        </w:rPr>
        <w:t>Trigger</w:t>
      </w:r>
      <w:r>
        <w:rPr>
          <w:rFonts w:ascii="Courier New" w:eastAsia="Courier New" w:hAnsi="Courier New"/>
          <w:sz w:val="16"/>
        </w:rPr>
        <w:t>”)</w:t>
      </w:r>
      <w:r>
        <w:rPr>
          <w:rFonts w:ascii="Courier New" w:eastAsia="Courier New" w:hAnsi="Courier New"/>
          <w:b/>
          <w:sz w:val="16"/>
        </w:rPr>
        <w:t xml:space="preserve"> </w:t>
      </w:r>
      <w:r>
        <w:rPr>
          <w:rFonts w:ascii="Courier New" w:eastAsia="Courier New" w:hAnsi="Courier New"/>
          <w:sz w:val="16"/>
        </w:rPr>
        <w:t>and delete the content.</w:t>
      </w:r>
      <w:r w:rsidR="004E649C">
        <w:rPr>
          <w:rFonts w:ascii="Courier New" w:eastAsia="Courier New" w:hAnsi="Courier New"/>
          <w:sz w:val="16"/>
        </w:rPr>
        <w:t xml:space="preserve"> This passage is fundamental to eliminate </w:t>
      </w:r>
      <w:r w:rsidR="004E649C" w:rsidRPr="004E649C">
        <w:rPr>
          <w:rFonts w:ascii="Courier New" w:eastAsia="Courier New" w:hAnsi="Courier New"/>
          <w:sz w:val="16"/>
        </w:rPr>
        <w:t>false errors</w:t>
      </w:r>
      <w:r w:rsidR="004E649C">
        <w:rPr>
          <w:rFonts w:ascii="Courier New" w:eastAsia="Courier New" w:hAnsi="Courier New"/>
          <w:sz w:val="16"/>
        </w:rPr>
        <w:t xml:space="preserve"> which may occur if the workbook isn’t triggered.</w:t>
      </w:r>
    </w:p>
    <w:p w:rsidR="00AF7E66" w:rsidRDefault="00AF7E66" w:rsidP="00AF7E66">
      <w:pPr>
        <w:tabs>
          <w:tab w:val="left" w:pos="360"/>
        </w:tabs>
        <w:spacing w:line="0" w:lineRule="atLeast"/>
        <w:ind w:left="360"/>
        <w:jc w:val="both"/>
        <w:rPr>
          <w:rFonts w:ascii="Courier New" w:eastAsia="Courier New" w:hAnsi="Courier New"/>
          <w:sz w:val="16"/>
        </w:rPr>
      </w:pPr>
    </w:p>
    <w:p w:rsidR="008541B6" w:rsidRDefault="008541B6" w:rsidP="00AF7E66">
      <w:pPr>
        <w:tabs>
          <w:tab w:val="left" w:pos="360"/>
        </w:tabs>
        <w:spacing w:line="0" w:lineRule="atLeast"/>
        <w:ind w:left="360"/>
        <w:jc w:val="both"/>
        <w:rPr>
          <w:rFonts w:ascii="Courier New" w:eastAsia="Courier New" w:hAnsi="Courier New"/>
          <w:sz w:val="16"/>
        </w:rPr>
      </w:pPr>
    </w:p>
    <w:p w:rsidR="00A73D0E" w:rsidRDefault="00A73D0E">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364" w:lineRule="exact"/>
        <w:rPr>
          <w:rFonts w:ascii="Times New Roman" w:eastAsia="Times New Roman" w:hAnsi="Times New Roman"/>
        </w:rPr>
      </w:pPr>
      <w:r>
        <w:rPr>
          <w:rFonts w:ascii="Times New Roman" w:eastAsia="Times New Roman" w:hAnsi="Times New Roman"/>
          <w:noProof/>
        </w:rPr>
        <w:drawing>
          <wp:inline distT="0" distB="0" distL="0" distR="0">
            <wp:extent cx="5409565" cy="1428750"/>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565" cy="1428750"/>
                    </a:xfrm>
                    <a:prstGeom prst="rect">
                      <a:avLst/>
                    </a:prstGeom>
                    <a:noFill/>
                  </pic:spPr>
                </pic:pic>
              </a:graphicData>
            </a:graphic>
          </wp:inline>
        </w:drawing>
      </w:r>
    </w:p>
    <w:p w:rsidR="00AF7E66" w:rsidRDefault="00AF7E66">
      <w:pPr>
        <w:spacing w:line="0" w:lineRule="atLeast"/>
        <w:ind w:left="360"/>
        <w:rPr>
          <w:rFonts w:ascii="Times New Roman" w:eastAsia="Times New Roman" w:hAnsi="Times New Roman"/>
        </w:rPr>
      </w:pPr>
    </w:p>
    <w:p w:rsidR="008541B6" w:rsidRDefault="008541B6">
      <w:pPr>
        <w:spacing w:line="0" w:lineRule="atLeast"/>
        <w:ind w:left="360"/>
        <w:rPr>
          <w:rFonts w:ascii="Times New Roman" w:eastAsia="Times New Roman" w:hAnsi="Times New Roman"/>
        </w:rPr>
      </w:pPr>
    </w:p>
    <w:p w:rsidR="000951D1" w:rsidRDefault="000951D1">
      <w:pPr>
        <w:spacing w:line="0" w:lineRule="atLeast"/>
        <w:ind w:left="360"/>
        <w:rPr>
          <w:rFonts w:ascii="Courier New" w:eastAsia="Courier New" w:hAnsi="Courier New"/>
          <w:sz w:val="16"/>
        </w:rPr>
      </w:pPr>
      <w:r>
        <w:rPr>
          <w:rFonts w:ascii="Courier New" w:eastAsia="Courier New" w:hAnsi="Courier New"/>
          <w:sz w:val="16"/>
        </w:rPr>
        <w:t xml:space="preserve">If everything works, you will see no error message in </w:t>
      </w:r>
      <w:r>
        <w:rPr>
          <w:rFonts w:ascii="Courier New" w:eastAsia="Courier New" w:hAnsi="Courier New"/>
          <w:b/>
          <w:sz w:val="16"/>
        </w:rPr>
        <w:t>Info</w:t>
      </w:r>
      <w:r>
        <w:rPr>
          <w:rFonts w:ascii="Courier New" w:eastAsia="Courier New" w:hAnsi="Courier New"/>
          <w:sz w:val="16"/>
        </w:rPr>
        <w:t xml:space="preserve"> Column:</w:t>
      </w:r>
    </w:p>
    <w:p w:rsidR="00A73D0E" w:rsidRDefault="00A73D0E">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235" w:lineRule="exact"/>
        <w:rPr>
          <w:rFonts w:ascii="Times New Roman" w:eastAsia="Times New Roman" w:hAnsi="Times New Roman"/>
        </w:rPr>
      </w:pPr>
      <w:r>
        <w:rPr>
          <w:rFonts w:ascii="Times New Roman" w:eastAsia="Times New Roman" w:hAnsi="Times New Roman"/>
          <w:noProof/>
        </w:rPr>
        <w:drawing>
          <wp:inline distT="0" distB="0" distL="0" distR="0">
            <wp:extent cx="5047615" cy="1647825"/>
            <wp:effectExtent l="0" t="0" r="63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1647825"/>
                    </a:xfrm>
                    <a:prstGeom prst="rect">
                      <a:avLst/>
                    </a:prstGeom>
                    <a:noFill/>
                  </pic:spPr>
                </pic:pic>
              </a:graphicData>
            </a:graphic>
          </wp:inline>
        </w:drawing>
      </w:r>
    </w:p>
    <w:p w:rsidR="00A73D0E" w:rsidRDefault="00A73D0E">
      <w:pPr>
        <w:spacing w:line="235" w:lineRule="exact"/>
        <w:rPr>
          <w:rFonts w:ascii="Times New Roman" w:eastAsia="Times New Roman" w:hAnsi="Times New Roman"/>
        </w:rPr>
      </w:pPr>
    </w:p>
    <w:p w:rsidR="008541B6" w:rsidRDefault="008541B6">
      <w:pPr>
        <w:spacing w:line="235" w:lineRule="exact"/>
        <w:rPr>
          <w:rFonts w:ascii="Times New Roman" w:eastAsia="Times New Roman" w:hAnsi="Times New Roman"/>
        </w:rPr>
      </w:pPr>
    </w:p>
    <w:p w:rsidR="000951D1" w:rsidRDefault="000951D1">
      <w:pPr>
        <w:spacing w:line="263" w:lineRule="auto"/>
        <w:ind w:left="360" w:right="100"/>
        <w:rPr>
          <w:rFonts w:ascii="Courier New" w:eastAsia="Courier New" w:hAnsi="Courier New"/>
          <w:sz w:val="16"/>
        </w:rPr>
      </w:pPr>
      <w:r>
        <w:rPr>
          <w:rFonts w:ascii="Courier New" w:eastAsia="Courier New" w:hAnsi="Courier New"/>
          <w:sz w:val="16"/>
        </w:rPr>
        <w:t>If you still have error messages in Info Column try to Refresh All Workbook (</w:t>
      </w:r>
      <w:r>
        <w:rPr>
          <w:rFonts w:ascii="Courier New" w:eastAsia="Courier New" w:hAnsi="Courier New"/>
          <w:b/>
          <w:i/>
          <w:sz w:val="16"/>
        </w:rPr>
        <w:t>Thomson Reuters</w:t>
      </w:r>
      <w:r>
        <w:rPr>
          <w:rFonts w:ascii="Courier New" w:eastAsia="Courier New" w:hAnsi="Courier New"/>
          <w:sz w:val="16"/>
        </w:rPr>
        <w:t xml:space="preserve"> Tab) and cancel again the Trigger.</w:t>
      </w:r>
    </w:p>
    <w:p w:rsidR="00A73D0E" w:rsidRDefault="00A73D0E">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0951D1">
      <w:pPr>
        <w:spacing w:line="200" w:lineRule="exact"/>
        <w:rPr>
          <w:rFonts w:ascii="Times New Roman" w:eastAsia="Times New Roman" w:hAnsi="Times New Roman"/>
        </w:rPr>
      </w:pPr>
    </w:p>
    <w:p w:rsidR="000951D1" w:rsidRDefault="00AE2BFA">
      <w:pPr>
        <w:spacing w:line="200" w:lineRule="exact"/>
        <w:rPr>
          <w:rFonts w:ascii="Times New Roman" w:eastAsia="Times New Roman" w:hAnsi="Times New Roman"/>
        </w:rPr>
      </w:pPr>
      <w:r>
        <w:rPr>
          <w:rFonts w:ascii="Times New Roman" w:eastAsia="Times New Roman" w:hAnsi="Times New Roman"/>
          <w:noProof/>
        </w:rPr>
        <w:drawing>
          <wp:inline distT="0" distB="0" distL="0" distR="0">
            <wp:extent cx="5942965" cy="1162050"/>
            <wp:effectExtent l="0" t="0" r="63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965" cy="1162050"/>
                    </a:xfrm>
                    <a:prstGeom prst="rect">
                      <a:avLst/>
                    </a:prstGeom>
                    <a:noFill/>
                  </pic:spPr>
                </pic:pic>
              </a:graphicData>
            </a:graphic>
          </wp:inline>
        </w:drawing>
      </w:r>
    </w:p>
    <w:p w:rsidR="000951D1" w:rsidRDefault="000951D1">
      <w:pPr>
        <w:spacing w:line="200" w:lineRule="exact"/>
        <w:rPr>
          <w:rFonts w:ascii="Times New Roman" w:eastAsia="Times New Roman" w:hAnsi="Times New Roman"/>
        </w:rPr>
      </w:pPr>
    </w:p>
    <w:p w:rsidR="008541B6" w:rsidRDefault="008541B6">
      <w:pPr>
        <w:spacing w:line="200" w:lineRule="exact"/>
        <w:rPr>
          <w:rFonts w:ascii="Times New Roman" w:eastAsia="Times New Roman" w:hAnsi="Times New Roman"/>
        </w:rPr>
      </w:pPr>
    </w:p>
    <w:p w:rsidR="008541B6" w:rsidRDefault="008541B6" w:rsidP="008541B6">
      <w:pPr>
        <w:spacing w:line="256" w:lineRule="auto"/>
        <w:ind w:right="200"/>
        <w:rPr>
          <w:rFonts w:ascii="Times New Roman" w:eastAsia="Times New Roman" w:hAnsi="Times New Roman"/>
        </w:rPr>
      </w:pPr>
    </w:p>
    <w:p w:rsidR="000951D1" w:rsidRDefault="00A457AF" w:rsidP="008541B6">
      <w:pPr>
        <w:spacing w:line="256" w:lineRule="auto"/>
        <w:ind w:right="200"/>
        <w:rPr>
          <w:rFonts w:ascii="Courier New" w:eastAsia="Courier New" w:hAnsi="Courier New"/>
          <w:sz w:val="16"/>
        </w:rPr>
      </w:pPr>
      <w:r>
        <w:rPr>
          <w:rFonts w:ascii="Courier New" w:eastAsia="Courier New" w:hAnsi="Courier New"/>
          <w:sz w:val="16"/>
        </w:rPr>
        <w:t xml:space="preserve">If, after all that, you still have error messages, please </w:t>
      </w:r>
      <w:r w:rsidR="000951D1">
        <w:rPr>
          <w:rFonts w:ascii="Courier New" w:eastAsia="Courier New" w:hAnsi="Courier New"/>
          <w:sz w:val="16"/>
        </w:rPr>
        <w:t xml:space="preserve">close the framework and launch it another </w:t>
      </w:r>
      <w:r>
        <w:rPr>
          <w:rFonts w:ascii="Courier New" w:eastAsia="Courier New" w:hAnsi="Courier New"/>
          <w:sz w:val="16"/>
        </w:rPr>
        <w:t xml:space="preserve">time </w:t>
      </w:r>
      <w:r w:rsidR="00A73D0E">
        <w:rPr>
          <w:rFonts w:ascii="Courier New" w:eastAsia="Courier New" w:hAnsi="Courier New"/>
          <w:sz w:val="16"/>
        </w:rPr>
        <w:t>following the same steps.</w:t>
      </w:r>
      <w:ins w:id="237" w:author="MORENI NICOLA" w:date="2016-06-27T16:35:00Z">
        <w:r w:rsidR="00713F0E">
          <w:rPr>
            <w:rFonts w:ascii="Courier New" w:eastAsia="Courier New" w:hAnsi="Courier New"/>
            <w:sz w:val="16"/>
          </w:rPr>
          <w:t>[????? looks like the ctrl-alt-</w:t>
        </w:r>
        <w:proofErr w:type="spellStart"/>
        <w:r w:rsidR="00713F0E">
          <w:rPr>
            <w:rFonts w:ascii="Courier New" w:eastAsia="Courier New" w:hAnsi="Courier New"/>
            <w:sz w:val="16"/>
          </w:rPr>
          <w:t>canc</w:t>
        </w:r>
        <w:proofErr w:type="spellEnd"/>
        <w:r w:rsidR="00713F0E">
          <w:rPr>
            <w:rFonts w:ascii="Courier New" w:eastAsia="Courier New" w:hAnsi="Courier New"/>
            <w:sz w:val="16"/>
          </w:rPr>
          <w:t xml:space="preserve"> Microsoft suggestion…]</w:t>
        </w:r>
      </w:ins>
    </w:p>
    <w:p w:rsidR="00A73D0E" w:rsidRDefault="00A73D0E" w:rsidP="00A73D0E">
      <w:pPr>
        <w:spacing w:line="256" w:lineRule="auto"/>
        <w:ind w:right="200"/>
        <w:rPr>
          <w:rFonts w:ascii="Courier New" w:eastAsia="Courier New" w:hAnsi="Courier New"/>
          <w:sz w:val="16"/>
        </w:rPr>
      </w:pPr>
    </w:p>
    <w:p w:rsidR="00A73D0E" w:rsidRDefault="00A73D0E" w:rsidP="00A73D0E">
      <w:pPr>
        <w:spacing w:line="195" w:lineRule="exact"/>
        <w:rPr>
          <w:rFonts w:ascii="Times New Roman" w:eastAsia="Times New Roman" w:hAnsi="Times New Roman"/>
        </w:rPr>
      </w:pPr>
    </w:p>
    <w:p w:rsidR="00A73D0E" w:rsidRDefault="00A73D0E" w:rsidP="00A73D0E">
      <w:pPr>
        <w:numPr>
          <w:ilvl w:val="0"/>
          <w:numId w:val="7"/>
        </w:numPr>
        <w:tabs>
          <w:tab w:val="left" w:pos="360"/>
        </w:tabs>
        <w:spacing w:line="0" w:lineRule="atLeast"/>
        <w:ind w:left="360" w:hanging="360"/>
        <w:jc w:val="both"/>
        <w:rPr>
          <w:rFonts w:ascii="Courier New" w:eastAsia="Courier New" w:hAnsi="Courier New"/>
          <w:sz w:val="16"/>
        </w:rPr>
      </w:pPr>
      <w:r>
        <w:rPr>
          <w:rFonts w:ascii="Courier New" w:eastAsia="Courier New" w:hAnsi="Courier New"/>
          <w:sz w:val="16"/>
        </w:rPr>
        <w:t>Please check also that:</w:t>
      </w:r>
    </w:p>
    <w:p w:rsidR="00A73D0E" w:rsidRDefault="00A73D0E" w:rsidP="00A73D0E">
      <w:pPr>
        <w:spacing w:line="248" w:lineRule="exact"/>
        <w:rPr>
          <w:rFonts w:ascii="Courier New" w:eastAsia="Courier New" w:hAnsi="Courier New"/>
          <w:sz w:val="16"/>
        </w:rPr>
      </w:pPr>
    </w:p>
    <w:p w:rsidR="00A73D0E" w:rsidRDefault="00A73D0E" w:rsidP="00A73D0E">
      <w:pPr>
        <w:spacing w:line="248" w:lineRule="exact"/>
        <w:rPr>
          <w:rFonts w:ascii="Courier New" w:eastAsia="Courier New" w:hAnsi="Courier New"/>
          <w:sz w:val="16"/>
        </w:rPr>
      </w:pPr>
    </w:p>
    <w:p w:rsidR="008541B6" w:rsidRPr="008541B6" w:rsidRDefault="00A73D0E" w:rsidP="008541B6">
      <w:pPr>
        <w:numPr>
          <w:ilvl w:val="1"/>
          <w:numId w:val="7"/>
        </w:numPr>
        <w:tabs>
          <w:tab w:val="left" w:pos="1080"/>
        </w:tabs>
        <w:spacing w:line="266" w:lineRule="auto"/>
        <w:ind w:left="1080" w:hanging="360"/>
        <w:rPr>
          <w:rFonts w:ascii="Courier New" w:eastAsia="Courier New" w:hAnsi="Courier New"/>
          <w:sz w:val="16"/>
        </w:rPr>
      </w:pPr>
      <w:r>
        <w:rPr>
          <w:rFonts w:ascii="Courier New" w:eastAsia="Courier New" w:hAnsi="Courier New"/>
          <w:sz w:val="16"/>
        </w:rPr>
        <w:t>For each curve,</w:t>
      </w:r>
      <w:r w:rsidR="0064077E">
        <w:rPr>
          <w:rFonts w:ascii="Courier New" w:eastAsia="Courier New" w:hAnsi="Courier New"/>
          <w:sz w:val="16"/>
        </w:rPr>
        <w:t xml:space="preserve"> column </w:t>
      </w:r>
      <w:r w:rsidR="0064077E" w:rsidRPr="0064077E">
        <w:rPr>
          <w:rFonts w:ascii="Courier New" w:eastAsia="Courier New" w:hAnsi="Courier New"/>
          <w:b/>
          <w:sz w:val="16"/>
          <w:highlight w:val="yellow"/>
          <w:u w:val="single"/>
        </w:rPr>
        <w:t>L</w:t>
      </w:r>
      <w:r>
        <w:rPr>
          <w:rFonts w:ascii="Courier New" w:eastAsia="Courier New" w:hAnsi="Courier New"/>
          <w:sz w:val="16"/>
        </w:rPr>
        <w:t xml:space="preserve"> </w:t>
      </w:r>
      <w:r w:rsidR="0064077E">
        <w:rPr>
          <w:rFonts w:ascii="Courier New" w:eastAsia="Courier New" w:hAnsi="Courier New"/>
          <w:b/>
          <w:sz w:val="16"/>
        </w:rPr>
        <w:t>(“</w:t>
      </w:r>
      <w:r w:rsidRPr="0064077E">
        <w:rPr>
          <w:rFonts w:ascii="Courier New" w:eastAsia="Courier New" w:hAnsi="Courier New"/>
          <w:i/>
          <w:sz w:val="16"/>
        </w:rPr>
        <w:t>Reference Date</w:t>
      </w:r>
      <w:r w:rsidR="0064077E">
        <w:rPr>
          <w:rFonts w:ascii="Courier New" w:eastAsia="Courier New" w:hAnsi="Courier New"/>
          <w:b/>
          <w:sz w:val="16"/>
        </w:rPr>
        <w:t>”)</w:t>
      </w:r>
      <w:r w:rsidR="0064077E">
        <w:rPr>
          <w:rFonts w:ascii="Courier New" w:eastAsia="Courier New" w:hAnsi="Courier New"/>
          <w:sz w:val="16"/>
        </w:rPr>
        <w:t xml:space="preserve"> </w:t>
      </w:r>
      <w:r>
        <w:rPr>
          <w:rFonts w:ascii="Courier New" w:eastAsia="Courier New" w:hAnsi="Courier New"/>
          <w:sz w:val="16"/>
        </w:rPr>
        <w:t xml:space="preserve">is equal to [curve’s spot date] (for example, for HKD </w:t>
      </w:r>
      <w:r>
        <w:rPr>
          <w:rFonts w:ascii="Courier New" w:eastAsia="Courier New" w:hAnsi="Courier New"/>
          <w:i/>
          <w:sz w:val="16"/>
        </w:rPr>
        <w:t>spot date = today</w:t>
      </w:r>
      <w:r>
        <w:rPr>
          <w:rFonts w:ascii="Courier New" w:eastAsia="Courier New" w:hAnsi="Courier New"/>
          <w:sz w:val="16"/>
        </w:rPr>
        <w:t xml:space="preserve"> for all curves) and </w:t>
      </w:r>
      <w:r w:rsidR="0064077E">
        <w:rPr>
          <w:rFonts w:ascii="Courier New" w:eastAsia="Courier New" w:hAnsi="Courier New"/>
          <w:sz w:val="16"/>
        </w:rPr>
        <w:t xml:space="preserve">column </w:t>
      </w:r>
      <w:r w:rsidR="0064077E" w:rsidRPr="0064077E">
        <w:rPr>
          <w:rFonts w:ascii="Courier New" w:eastAsia="Courier New" w:hAnsi="Courier New"/>
          <w:b/>
          <w:sz w:val="16"/>
          <w:highlight w:val="yellow"/>
          <w:u w:val="single"/>
        </w:rPr>
        <w:t>M</w:t>
      </w:r>
      <w:r w:rsidR="0064077E">
        <w:rPr>
          <w:rFonts w:ascii="Courier New" w:eastAsia="Courier New" w:hAnsi="Courier New"/>
          <w:sz w:val="16"/>
        </w:rPr>
        <w:t xml:space="preserve"> (“</w:t>
      </w:r>
      <w:r w:rsidRPr="0064077E">
        <w:rPr>
          <w:rFonts w:ascii="Courier New" w:eastAsia="Courier New" w:hAnsi="Courier New"/>
          <w:i/>
          <w:sz w:val="16"/>
        </w:rPr>
        <w:t>Value</w:t>
      </w:r>
      <w:r w:rsidR="0064077E">
        <w:rPr>
          <w:rFonts w:ascii="Courier New" w:eastAsia="Courier New" w:hAnsi="Courier New"/>
          <w:b/>
          <w:sz w:val="16"/>
        </w:rPr>
        <w:t>”)</w:t>
      </w:r>
      <w:r w:rsidR="0064077E">
        <w:rPr>
          <w:rFonts w:ascii="Courier New" w:eastAsia="Courier New" w:hAnsi="Courier New"/>
          <w:sz w:val="16"/>
        </w:rPr>
        <w:t xml:space="preserve"> </w:t>
      </w:r>
      <w:r>
        <w:rPr>
          <w:rFonts w:ascii="Courier New" w:eastAsia="Courier New" w:hAnsi="Courier New"/>
          <w:sz w:val="16"/>
        </w:rPr>
        <w:t>is equal to 1.000000000</w:t>
      </w:r>
    </w:p>
    <w:p w:rsidR="00A73D0E" w:rsidRDefault="00A73D0E" w:rsidP="00A73D0E">
      <w:pPr>
        <w:tabs>
          <w:tab w:val="left" w:pos="1080"/>
        </w:tabs>
        <w:spacing w:line="266" w:lineRule="auto"/>
        <w:ind w:left="1080"/>
        <w:rPr>
          <w:rFonts w:ascii="Courier New" w:eastAsia="Courier New" w:hAnsi="Courier New"/>
          <w:sz w:val="16"/>
        </w:rPr>
      </w:pPr>
    </w:p>
    <w:p w:rsidR="00A73D0E" w:rsidRDefault="00A73D0E" w:rsidP="00A73D0E">
      <w:pPr>
        <w:spacing w:line="21" w:lineRule="exact"/>
        <w:rPr>
          <w:rFonts w:ascii="Courier New" w:eastAsia="Courier New" w:hAnsi="Courier New"/>
          <w:sz w:val="16"/>
        </w:rPr>
      </w:pPr>
    </w:p>
    <w:p w:rsidR="00A73D0E" w:rsidRDefault="002531EF" w:rsidP="00A73D0E">
      <w:pPr>
        <w:numPr>
          <w:ilvl w:val="1"/>
          <w:numId w:val="7"/>
        </w:numPr>
        <w:tabs>
          <w:tab w:val="left" w:pos="1080"/>
        </w:tabs>
        <w:spacing w:line="269" w:lineRule="auto"/>
        <w:ind w:left="1080" w:right="200" w:hanging="360"/>
        <w:jc w:val="both"/>
        <w:rPr>
          <w:rFonts w:ascii="Courier New" w:eastAsia="Courier New" w:hAnsi="Courier New"/>
          <w:sz w:val="16"/>
        </w:rPr>
      </w:pPr>
      <w:r>
        <w:rPr>
          <w:rFonts w:ascii="Courier New" w:eastAsia="Courier New" w:hAnsi="Courier New"/>
          <w:sz w:val="16"/>
        </w:rPr>
        <w:t xml:space="preserve">For </w:t>
      </w:r>
      <w:proofErr w:type="spellStart"/>
      <w:r>
        <w:rPr>
          <w:rFonts w:ascii="Courier New" w:eastAsia="Courier New" w:hAnsi="Courier New"/>
          <w:sz w:val="16"/>
        </w:rPr>
        <w:t>Ibor</w:t>
      </w:r>
      <w:proofErr w:type="spellEnd"/>
      <w:r>
        <w:rPr>
          <w:rFonts w:ascii="Courier New" w:eastAsia="Courier New" w:hAnsi="Courier New"/>
          <w:sz w:val="16"/>
        </w:rPr>
        <w:t xml:space="preserve"> Index (Euribor6</w:t>
      </w:r>
      <w:r w:rsidR="00A73D0E">
        <w:rPr>
          <w:rFonts w:ascii="Courier New" w:eastAsia="Courier New" w:hAnsi="Courier New"/>
          <w:sz w:val="16"/>
        </w:rPr>
        <w:t>M</w:t>
      </w:r>
      <w:r>
        <w:rPr>
          <w:rFonts w:ascii="Courier New" w:eastAsia="Courier New" w:hAnsi="Courier New"/>
          <w:sz w:val="16"/>
        </w:rPr>
        <w:t xml:space="preserve"> for EUR</w:t>
      </w:r>
      <w:r w:rsidR="00A73D0E">
        <w:rPr>
          <w:rFonts w:ascii="Courier New" w:eastAsia="Courier New" w:hAnsi="Courier New"/>
          <w:sz w:val="16"/>
        </w:rPr>
        <w:t xml:space="preserve">), </w:t>
      </w:r>
      <w:r w:rsidR="00A73D0E">
        <w:rPr>
          <w:rFonts w:ascii="Courier New" w:eastAsia="Courier New" w:hAnsi="Courier New"/>
          <w:b/>
          <w:sz w:val="16"/>
        </w:rPr>
        <w:t>Index Reference Date</w:t>
      </w:r>
      <w:r w:rsidR="00A73D0E">
        <w:rPr>
          <w:rFonts w:ascii="Courier New" w:eastAsia="Courier New" w:hAnsi="Courier New"/>
          <w:sz w:val="16"/>
        </w:rPr>
        <w:t xml:space="preserve"> must be [yesterday] if you launch the framework before fixings publication, otherwise [today]; </w:t>
      </w:r>
      <w:r w:rsidR="00A73D0E">
        <w:rPr>
          <w:rFonts w:ascii="Courier New" w:eastAsia="Courier New" w:hAnsi="Courier New"/>
          <w:b/>
          <w:sz w:val="16"/>
        </w:rPr>
        <w:t>Index Value</w:t>
      </w:r>
      <w:r w:rsidR="00A73D0E">
        <w:rPr>
          <w:rFonts w:ascii="Courier New" w:eastAsia="Courier New" w:hAnsi="Courier New"/>
          <w:sz w:val="16"/>
        </w:rPr>
        <w:t xml:space="preserve"> must be the last published index fixing.</w:t>
      </w:r>
    </w:p>
    <w:p w:rsidR="00A73D0E" w:rsidRDefault="00A73D0E" w:rsidP="00A73D0E">
      <w:pPr>
        <w:tabs>
          <w:tab w:val="left" w:pos="1080"/>
        </w:tabs>
        <w:spacing w:line="269" w:lineRule="auto"/>
        <w:ind w:right="200"/>
        <w:jc w:val="both"/>
        <w:rPr>
          <w:rFonts w:ascii="Courier New" w:eastAsia="Courier New" w:hAnsi="Courier New"/>
          <w:sz w:val="16"/>
        </w:rPr>
      </w:pPr>
    </w:p>
    <w:p w:rsidR="00A73D0E" w:rsidRDefault="00A73D0E" w:rsidP="00A73D0E">
      <w:pPr>
        <w:tabs>
          <w:tab w:val="left" w:pos="1080"/>
        </w:tabs>
        <w:spacing w:line="269" w:lineRule="auto"/>
        <w:ind w:right="200"/>
        <w:jc w:val="both"/>
        <w:rPr>
          <w:rFonts w:ascii="Courier New" w:eastAsia="Courier New" w:hAnsi="Courier New"/>
          <w:sz w:val="16"/>
        </w:rPr>
      </w:pPr>
    </w:p>
    <w:p w:rsidR="00A73D0E" w:rsidRDefault="00A73D0E" w:rsidP="00A73D0E">
      <w:pPr>
        <w:tabs>
          <w:tab w:val="left" w:pos="1080"/>
        </w:tabs>
        <w:spacing w:line="269" w:lineRule="auto"/>
        <w:ind w:right="200"/>
        <w:jc w:val="both"/>
        <w:rPr>
          <w:rFonts w:ascii="Courier New" w:eastAsia="Courier New" w:hAnsi="Courier New"/>
          <w:sz w:val="16"/>
        </w:rPr>
      </w:pPr>
    </w:p>
    <w:p w:rsidR="00A73D0E" w:rsidRDefault="00AE2BFA" w:rsidP="00A73D0E">
      <w:pPr>
        <w:tabs>
          <w:tab w:val="left" w:pos="1080"/>
        </w:tabs>
        <w:spacing w:line="269" w:lineRule="auto"/>
        <w:ind w:right="200"/>
        <w:jc w:val="both"/>
        <w:rPr>
          <w:rFonts w:ascii="Courier New" w:eastAsia="Courier New" w:hAnsi="Courier New"/>
          <w:sz w:val="16"/>
        </w:rPr>
      </w:pPr>
      <w:r>
        <w:rPr>
          <w:rFonts w:ascii="Courier New" w:eastAsia="Courier New" w:hAnsi="Courier New"/>
          <w:noProof/>
          <w:sz w:val="16"/>
        </w:rPr>
        <w:drawing>
          <wp:inline distT="0" distB="0" distL="0" distR="0">
            <wp:extent cx="5666740" cy="18383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6740" cy="1838325"/>
                    </a:xfrm>
                    <a:prstGeom prst="rect">
                      <a:avLst/>
                    </a:prstGeom>
                    <a:noFill/>
                  </pic:spPr>
                </pic:pic>
              </a:graphicData>
            </a:graphic>
          </wp:inline>
        </w:drawing>
      </w:r>
    </w:p>
    <w:p w:rsidR="00B726E7" w:rsidRDefault="00B726E7" w:rsidP="008541B6">
      <w:pPr>
        <w:spacing w:line="256" w:lineRule="auto"/>
        <w:ind w:right="200"/>
        <w:rPr>
          <w:rFonts w:ascii="Courier New" w:eastAsia="Courier New" w:hAnsi="Courier New"/>
          <w:sz w:val="16"/>
        </w:rPr>
      </w:pPr>
    </w:p>
    <w:p w:rsidR="008541B6" w:rsidRDefault="008541B6" w:rsidP="00A73D0E">
      <w:pPr>
        <w:spacing w:line="256" w:lineRule="auto"/>
        <w:ind w:left="360" w:right="200"/>
        <w:rPr>
          <w:rFonts w:ascii="Courier New" w:eastAsia="Courier New" w:hAnsi="Courier New"/>
          <w:sz w:val="16"/>
        </w:rPr>
      </w:pPr>
    </w:p>
    <w:p w:rsidR="00B726E7" w:rsidRDefault="00B726E7" w:rsidP="00A73D0E">
      <w:pPr>
        <w:spacing w:line="256" w:lineRule="auto"/>
        <w:ind w:left="360" w:right="200"/>
        <w:rPr>
          <w:rFonts w:ascii="Courier New" w:eastAsia="Courier New" w:hAnsi="Courier New"/>
          <w:sz w:val="16"/>
        </w:rPr>
      </w:pPr>
    </w:p>
    <w:p w:rsidR="00D5188B" w:rsidRPr="00C639B7" w:rsidRDefault="00D5188B" w:rsidP="00D5188B">
      <w:pPr>
        <w:spacing w:line="0" w:lineRule="atLeast"/>
        <w:jc w:val="both"/>
        <w:rPr>
          <w:rFonts w:ascii="Courier New" w:eastAsia="Courier New" w:hAnsi="Courier New"/>
          <w:sz w:val="16"/>
          <w:szCs w:val="16"/>
        </w:rPr>
      </w:pPr>
      <w:r>
        <w:rPr>
          <w:rFonts w:ascii="Courier New" w:eastAsia="Courier New" w:hAnsi="Courier New"/>
          <w:sz w:val="16"/>
          <w:szCs w:val="16"/>
        </w:rPr>
        <w:t xml:space="preserve">The </w:t>
      </w:r>
      <w:del w:id="238" w:author="MORENI NICOLA" w:date="2016-06-27T16:39:00Z">
        <w:r w:rsidDel="009D4301">
          <w:rPr>
            <w:rFonts w:ascii="Courier New" w:eastAsia="Courier New" w:hAnsi="Courier New"/>
            <w:sz w:val="16"/>
            <w:szCs w:val="16"/>
          </w:rPr>
          <w:delText>othe</w:delText>
        </w:r>
      </w:del>
      <w:del w:id="239" w:author="MORENI NICOLA" w:date="2016-06-27T16:40:00Z">
        <w:r w:rsidDel="009D4301">
          <w:rPr>
            <w:rFonts w:ascii="Courier New" w:eastAsia="Courier New" w:hAnsi="Courier New"/>
            <w:sz w:val="16"/>
            <w:szCs w:val="16"/>
          </w:rPr>
          <w:delText>r</w:delText>
        </w:r>
      </w:del>
      <w:r>
        <w:rPr>
          <w:rFonts w:ascii="Courier New" w:eastAsia="Courier New" w:hAnsi="Courier New"/>
          <w:sz w:val="16"/>
          <w:szCs w:val="16"/>
        </w:rPr>
        <w:t xml:space="preserve"> workbooks</w:t>
      </w:r>
      <w:ins w:id="240" w:author="MORENI NICOLA" w:date="2016-06-27T16:40:00Z">
        <w:r w:rsidR="009D4301">
          <w:rPr>
            <w:rFonts w:ascii="Courier New" w:eastAsia="Courier New" w:hAnsi="Courier New"/>
            <w:sz w:val="16"/>
            <w:szCs w:val="16"/>
          </w:rPr>
          <w:t xml:space="preserve"> primoworkbook.xlsm, secondoworkbook.xlsm,….described in sect[add reference to the section where the workbooks are described]</w:t>
        </w:r>
      </w:ins>
      <w:r>
        <w:rPr>
          <w:rFonts w:ascii="Courier New" w:eastAsia="Courier New" w:hAnsi="Courier New"/>
          <w:sz w:val="16"/>
          <w:szCs w:val="16"/>
        </w:rPr>
        <w:t xml:space="preserve"> are hidden, to unhide them go to “</w:t>
      </w:r>
      <w:r>
        <w:rPr>
          <w:rFonts w:ascii="Courier New" w:eastAsia="Courier New" w:hAnsi="Courier New"/>
          <w:i/>
          <w:sz w:val="16"/>
          <w:szCs w:val="16"/>
        </w:rPr>
        <w:t>Vie</w:t>
      </w:r>
      <w:r w:rsidRPr="008E5D3E">
        <w:rPr>
          <w:rFonts w:ascii="Courier New" w:eastAsia="Courier New" w:hAnsi="Courier New"/>
          <w:i/>
          <w:sz w:val="16"/>
          <w:szCs w:val="16"/>
        </w:rPr>
        <w:t>w</w:t>
      </w:r>
      <w:r>
        <w:rPr>
          <w:rFonts w:ascii="Courier New" w:eastAsia="Courier New" w:hAnsi="Courier New"/>
          <w:sz w:val="16"/>
          <w:szCs w:val="16"/>
        </w:rPr>
        <w:t>”, on Excel ribbon, and then click “</w:t>
      </w:r>
      <w:r w:rsidRPr="00293F99">
        <w:rPr>
          <w:rFonts w:ascii="Courier New" w:eastAsia="Courier New" w:hAnsi="Courier New"/>
          <w:i/>
          <w:sz w:val="16"/>
          <w:szCs w:val="16"/>
        </w:rPr>
        <w:t>Unhide</w:t>
      </w:r>
      <w:r>
        <w:rPr>
          <w:rFonts w:ascii="Courier New" w:eastAsia="Courier New" w:hAnsi="Courier New"/>
          <w:sz w:val="16"/>
          <w:szCs w:val="16"/>
        </w:rPr>
        <w:t>”.</w:t>
      </w:r>
    </w:p>
    <w:p w:rsidR="00D5188B" w:rsidRDefault="00D5188B" w:rsidP="00D5188B">
      <w:pPr>
        <w:spacing w:line="0" w:lineRule="atLeast"/>
        <w:jc w:val="both"/>
        <w:rPr>
          <w:rFonts w:ascii="Courier New" w:eastAsia="Courier New" w:hAnsi="Courier New"/>
          <w:sz w:val="16"/>
          <w:szCs w:val="16"/>
        </w:rPr>
      </w:pPr>
    </w:p>
    <w:p w:rsidR="008541B6" w:rsidRDefault="008541B6" w:rsidP="00D5188B">
      <w:pPr>
        <w:spacing w:line="0" w:lineRule="atLeast"/>
        <w:jc w:val="both"/>
        <w:rPr>
          <w:rFonts w:ascii="Courier New" w:eastAsia="Courier New" w:hAnsi="Courier New"/>
          <w:sz w:val="16"/>
          <w:szCs w:val="16"/>
        </w:rPr>
      </w:pPr>
    </w:p>
    <w:p w:rsidR="00D5188B" w:rsidRDefault="00D5188B" w:rsidP="00D5188B">
      <w:pPr>
        <w:spacing w:line="0" w:lineRule="atLeast"/>
        <w:jc w:val="both"/>
        <w:rPr>
          <w:rFonts w:ascii="Courier New" w:eastAsia="Courier New" w:hAnsi="Courier New"/>
          <w:sz w:val="16"/>
          <w:szCs w:val="16"/>
        </w:rPr>
      </w:pPr>
    </w:p>
    <w:p w:rsidR="00D5188B" w:rsidRDefault="00D5188B" w:rsidP="00D5188B">
      <w:pPr>
        <w:spacing w:line="0" w:lineRule="atLeast"/>
        <w:jc w:val="center"/>
        <w:rPr>
          <w:rFonts w:ascii="Courier New" w:eastAsia="Courier New" w:hAnsi="Courier New"/>
          <w:sz w:val="16"/>
          <w:szCs w:val="16"/>
        </w:rPr>
      </w:pPr>
    </w:p>
    <w:p w:rsidR="00D5188B" w:rsidRDefault="00AE2BFA" w:rsidP="00D5188B">
      <w:pPr>
        <w:spacing w:line="0" w:lineRule="atLeast"/>
        <w:jc w:val="center"/>
        <w:rPr>
          <w:rFonts w:ascii="Courier New" w:eastAsia="Courier New" w:hAnsi="Courier New"/>
          <w:sz w:val="16"/>
          <w:szCs w:val="16"/>
        </w:rPr>
      </w:pPr>
      <w:r>
        <w:rPr>
          <w:rFonts w:ascii="Courier New" w:eastAsia="Courier New" w:hAnsi="Courier New"/>
          <w:noProof/>
          <w:sz w:val="16"/>
          <w:szCs w:val="16"/>
        </w:rPr>
        <w:drawing>
          <wp:inline distT="0" distB="0" distL="0" distR="0">
            <wp:extent cx="5029200" cy="1111885"/>
            <wp:effectExtent l="0" t="0" r="0" b="0"/>
            <wp:docPr id="16" name="Picture 16" descr="Cap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11885"/>
                    </a:xfrm>
                    <a:prstGeom prst="rect">
                      <a:avLst/>
                    </a:prstGeom>
                    <a:noFill/>
                    <a:ln>
                      <a:noFill/>
                    </a:ln>
                  </pic:spPr>
                </pic:pic>
              </a:graphicData>
            </a:graphic>
          </wp:inline>
        </w:drawing>
      </w:r>
    </w:p>
    <w:p w:rsidR="008541B6" w:rsidRDefault="008541B6" w:rsidP="00D5188B">
      <w:pPr>
        <w:spacing w:line="0" w:lineRule="atLeast"/>
        <w:rPr>
          <w:rFonts w:ascii="Courier New" w:eastAsia="Courier New" w:hAnsi="Courier New"/>
          <w:sz w:val="16"/>
          <w:szCs w:val="16"/>
        </w:rPr>
      </w:pPr>
    </w:p>
    <w:p w:rsidR="008541B6" w:rsidRDefault="008541B6" w:rsidP="00D5188B">
      <w:pPr>
        <w:spacing w:line="0" w:lineRule="atLeast"/>
        <w:rPr>
          <w:rFonts w:ascii="Courier New" w:eastAsia="Courier New" w:hAnsi="Courier New"/>
          <w:sz w:val="16"/>
          <w:szCs w:val="16"/>
        </w:rPr>
      </w:pPr>
    </w:p>
    <w:p w:rsidR="008541B6" w:rsidRDefault="008541B6" w:rsidP="00D5188B">
      <w:pPr>
        <w:spacing w:line="0" w:lineRule="atLeast"/>
        <w:rPr>
          <w:rFonts w:ascii="Courier New" w:eastAsia="Courier New" w:hAnsi="Courier New"/>
          <w:sz w:val="16"/>
          <w:szCs w:val="16"/>
        </w:rPr>
      </w:pPr>
    </w:p>
    <w:p w:rsidR="00D5188B" w:rsidRDefault="00D5188B" w:rsidP="00D5188B">
      <w:pPr>
        <w:spacing w:line="0" w:lineRule="atLeast"/>
        <w:jc w:val="both"/>
        <w:rPr>
          <w:rFonts w:ascii="Courier New" w:eastAsia="Courier New" w:hAnsi="Courier New"/>
          <w:sz w:val="16"/>
          <w:szCs w:val="16"/>
        </w:rPr>
      </w:pPr>
      <w:r>
        <w:rPr>
          <w:rFonts w:ascii="Courier New" w:eastAsia="Courier New" w:hAnsi="Courier New"/>
          <w:sz w:val="16"/>
          <w:szCs w:val="16"/>
        </w:rPr>
        <w:t xml:space="preserve">Once you did it, you will be ready to see the </w:t>
      </w:r>
      <w:r w:rsidR="008541B6">
        <w:rPr>
          <w:rFonts w:ascii="Courier New" w:eastAsia="Courier New" w:hAnsi="Courier New"/>
          <w:sz w:val="16"/>
          <w:szCs w:val="16"/>
        </w:rPr>
        <w:t>whole set of workbooks, namely:</w:t>
      </w:r>
    </w:p>
    <w:p w:rsidR="008541B6" w:rsidRDefault="008541B6" w:rsidP="00D5188B">
      <w:pPr>
        <w:spacing w:line="0" w:lineRule="atLeast"/>
        <w:jc w:val="both"/>
        <w:rPr>
          <w:rFonts w:ascii="Courier New" w:eastAsia="Courier New" w:hAnsi="Courier New"/>
          <w:sz w:val="16"/>
          <w:szCs w:val="16"/>
        </w:rPr>
      </w:pPr>
    </w:p>
    <w:p w:rsidR="00D5188B" w:rsidRPr="004200E4" w:rsidRDefault="004200E4" w:rsidP="004200E4">
      <w:pPr>
        <w:numPr>
          <w:ilvl w:val="0"/>
          <w:numId w:val="12"/>
        </w:numPr>
        <w:spacing w:line="0" w:lineRule="atLeast"/>
        <w:jc w:val="both"/>
        <w:rPr>
          <w:rFonts w:ascii="Courier New" w:eastAsia="Courier New" w:hAnsi="Courier New"/>
          <w:sz w:val="16"/>
          <w:szCs w:val="16"/>
        </w:rPr>
      </w:pPr>
      <w:r>
        <w:rPr>
          <w:rFonts w:ascii="Courier New" w:eastAsia="Courier New" w:hAnsi="Courier New"/>
          <w:sz w:val="16"/>
          <w:szCs w:val="16"/>
        </w:rPr>
        <w:t>Market;</w:t>
      </w:r>
    </w:p>
    <w:p w:rsidR="00D5188B" w:rsidRDefault="004200E4" w:rsidP="00D5188B">
      <w:pPr>
        <w:numPr>
          <w:ilvl w:val="0"/>
          <w:numId w:val="1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JumpQuotesFeedON</w:t>
      </w:r>
      <w:proofErr w:type="spellEnd"/>
      <w:r w:rsidR="00D5188B">
        <w:rPr>
          <w:rFonts w:ascii="Courier New" w:eastAsia="Courier New" w:hAnsi="Courier New"/>
          <w:sz w:val="16"/>
          <w:szCs w:val="16"/>
        </w:rPr>
        <w:t>;</w:t>
      </w:r>
    </w:p>
    <w:p w:rsidR="00D5188B" w:rsidRDefault="004200E4" w:rsidP="00D5188B">
      <w:pPr>
        <w:numPr>
          <w:ilvl w:val="0"/>
          <w:numId w:val="1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SynthQuotesFeed</w:t>
      </w:r>
      <w:proofErr w:type="spellEnd"/>
      <w:r w:rsidR="00D5188B">
        <w:rPr>
          <w:rFonts w:ascii="Courier New" w:eastAsia="Courier New" w:hAnsi="Courier New"/>
          <w:sz w:val="16"/>
          <w:szCs w:val="16"/>
        </w:rPr>
        <w:t>;</w:t>
      </w:r>
    </w:p>
    <w:p w:rsidR="00D5188B" w:rsidRPr="004200E4" w:rsidRDefault="004200E4" w:rsidP="004200E4">
      <w:pPr>
        <w:numPr>
          <w:ilvl w:val="0"/>
          <w:numId w:val="1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CurvesBoostrapping</w:t>
      </w:r>
      <w:proofErr w:type="spellEnd"/>
      <w:r>
        <w:rPr>
          <w:rFonts w:ascii="Courier New" w:eastAsia="Courier New" w:hAnsi="Courier New"/>
          <w:sz w:val="16"/>
          <w:szCs w:val="16"/>
        </w:rPr>
        <w:t>;</w:t>
      </w:r>
    </w:p>
    <w:p w:rsidR="00D5188B" w:rsidRDefault="004200E4" w:rsidP="00D5188B">
      <w:pPr>
        <w:numPr>
          <w:ilvl w:val="0"/>
          <w:numId w:val="1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YCSTD</w:t>
      </w:r>
      <w:r w:rsidR="00D5188B">
        <w:rPr>
          <w:rFonts w:ascii="Courier New" w:eastAsia="Courier New" w:hAnsi="Courier New"/>
          <w:sz w:val="16"/>
          <w:szCs w:val="16"/>
        </w:rPr>
        <w:t>Boostrapping</w:t>
      </w:r>
      <w:proofErr w:type="spellEnd"/>
      <w:r w:rsidR="00D5188B">
        <w:rPr>
          <w:rFonts w:ascii="Courier New" w:eastAsia="Courier New" w:hAnsi="Courier New"/>
          <w:sz w:val="16"/>
          <w:szCs w:val="16"/>
        </w:rPr>
        <w:t>;</w:t>
      </w:r>
    </w:p>
    <w:p w:rsidR="006741D2" w:rsidRDefault="006741D2" w:rsidP="006741D2">
      <w:pPr>
        <w:numPr>
          <w:ilvl w:val="0"/>
          <w:numId w:val="1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MainChecks</w:t>
      </w:r>
      <w:proofErr w:type="spellEnd"/>
      <w:r>
        <w:rPr>
          <w:rFonts w:ascii="Courier New" w:eastAsia="Courier New" w:hAnsi="Courier New"/>
          <w:sz w:val="16"/>
          <w:szCs w:val="16"/>
        </w:rPr>
        <w:t>;</w:t>
      </w:r>
    </w:p>
    <w:p w:rsidR="00D5188B" w:rsidRDefault="00D5188B" w:rsidP="00D5188B">
      <w:pPr>
        <w:spacing w:line="0" w:lineRule="atLeast"/>
        <w:jc w:val="both"/>
        <w:rPr>
          <w:rFonts w:ascii="Courier New" w:eastAsia="Courier New" w:hAnsi="Courier New"/>
          <w:sz w:val="16"/>
          <w:szCs w:val="16"/>
        </w:rPr>
      </w:pPr>
    </w:p>
    <w:p w:rsidR="00D5188B" w:rsidRDefault="00D5188B" w:rsidP="00D5188B">
      <w:pPr>
        <w:spacing w:line="0" w:lineRule="atLeast"/>
        <w:jc w:val="both"/>
        <w:rPr>
          <w:rFonts w:ascii="Courier New" w:eastAsia="Courier New" w:hAnsi="Courier New"/>
          <w:sz w:val="16"/>
          <w:szCs w:val="16"/>
        </w:rPr>
      </w:pPr>
    </w:p>
    <w:p w:rsidR="00D5188B" w:rsidRDefault="00D5188B" w:rsidP="00D5188B">
      <w:pPr>
        <w:spacing w:line="0" w:lineRule="atLeast"/>
        <w:jc w:val="both"/>
        <w:rPr>
          <w:rFonts w:ascii="Courier New" w:eastAsia="Courier New" w:hAnsi="Courier New"/>
          <w:sz w:val="16"/>
          <w:szCs w:val="16"/>
        </w:rPr>
      </w:pPr>
    </w:p>
    <w:p w:rsidR="00D5188B" w:rsidRDefault="00D5188B" w:rsidP="00D5188B">
      <w:pPr>
        <w:spacing w:line="0" w:lineRule="atLeast"/>
        <w:jc w:val="both"/>
        <w:rPr>
          <w:rFonts w:ascii="Courier New" w:eastAsia="Courier New" w:hAnsi="Courier New"/>
          <w:sz w:val="16"/>
          <w:szCs w:val="16"/>
        </w:rPr>
      </w:pPr>
    </w:p>
    <w:p w:rsidR="00D5188B" w:rsidRDefault="00AE2BFA" w:rsidP="00D5188B">
      <w:pPr>
        <w:spacing w:line="0" w:lineRule="atLeast"/>
        <w:jc w:val="center"/>
        <w:rPr>
          <w:rFonts w:ascii="Courier New" w:eastAsia="Courier New" w:hAnsi="Courier New"/>
          <w:b/>
          <w:sz w:val="24"/>
        </w:rPr>
      </w:pPr>
      <w:r>
        <w:rPr>
          <w:rFonts w:ascii="Courier New" w:eastAsia="Courier New" w:hAnsi="Courier New"/>
          <w:b/>
          <w:noProof/>
          <w:sz w:val="24"/>
        </w:rPr>
        <w:drawing>
          <wp:inline distT="0" distB="0" distL="0" distR="0">
            <wp:extent cx="2867025" cy="2020570"/>
            <wp:effectExtent l="0" t="0" r="9525" b="0"/>
            <wp:docPr id="17" name="Picture 17"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20570"/>
                    </a:xfrm>
                    <a:prstGeom prst="rect">
                      <a:avLst/>
                    </a:prstGeom>
                    <a:noFill/>
                    <a:ln>
                      <a:noFill/>
                    </a:ln>
                  </pic:spPr>
                </pic:pic>
              </a:graphicData>
            </a:graphic>
          </wp:inline>
        </w:drawing>
      </w:r>
    </w:p>
    <w:p w:rsidR="00D5188B" w:rsidRDefault="00D5188B" w:rsidP="00D5188B">
      <w:pPr>
        <w:spacing w:line="0" w:lineRule="atLeast"/>
        <w:jc w:val="both"/>
        <w:rPr>
          <w:rFonts w:ascii="Courier New" w:eastAsia="Courier New" w:hAnsi="Courier New"/>
          <w:sz w:val="16"/>
          <w:szCs w:val="16"/>
        </w:rPr>
      </w:pPr>
    </w:p>
    <w:p w:rsidR="00D5188B" w:rsidRDefault="00D5188B" w:rsidP="00A73D0E">
      <w:pPr>
        <w:spacing w:line="256" w:lineRule="auto"/>
        <w:ind w:left="360" w:right="200"/>
        <w:rPr>
          <w:rFonts w:ascii="Courier New" w:eastAsia="Courier New" w:hAnsi="Courier New"/>
          <w:sz w:val="16"/>
        </w:rPr>
      </w:pPr>
    </w:p>
    <w:p w:rsidR="00B726E7" w:rsidRDefault="00B726E7" w:rsidP="00A73D0E">
      <w:pPr>
        <w:spacing w:line="256" w:lineRule="auto"/>
        <w:ind w:left="360" w:right="200"/>
        <w:rPr>
          <w:rFonts w:ascii="Courier New" w:eastAsia="Courier New" w:hAnsi="Courier New"/>
          <w:sz w:val="16"/>
        </w:rPr>
      </w:pPr>
    </w:p>
    <w:p w:rsidR="00B726E7" w:rsidRDefault="00B726E7" w:rsidP="00A73D0E">
      <w:pPr>
        <w:spacing w:line="256" w:lineRule="auto"/>
        <w:ind w:left="360" w:right="200"/>
        <w:rPr>
          <w:rFonts w:ascii="Courier New" w:eastAsia="Courier New" w:hAnsi="Courier New"/>
          <w:sz w:val="16"/>
        </w:rPr>
      </w:pPr>
    </w:p>
    <w:p w:rsidR="00B726E7" w:rsidRDefault="00B726E7" w:rsidP="00B726E7">
      <w:pPr>
        <w:spacing w:line="256" w:lineRule="auto"/>
        <w:ind w:right="200"/>
        <w:rPr>
          <w:rFonts w:ascii="Courier New" w:eastAsia="Courier New" w:hAnsi="Courier New"/>
          <w:b/>
          <w:sz w:val="24"/>
          <w:szCs w:val="24"/>
        </w:rPr>
      </w:pPr>
      <w:r w:rsidRPr="00B726E7">
        <w:rPr>
          <w:rFonts w:ascii="Courier New" w:eastAsia="Courier New" w:hAnsi="Courier New"/>
          <w:sz w:val="16"/>
        </w:rPr>
        <w:t>-</w:t>
      </w:r>
      <w:r>
        <w:rPr>
          <w:rFonts w:ascii="Courier New" w:eastAsia="Courier New" w:hAnsi="Courier New"/>
          <w:sz w:val="16"/>
        </w:rPr>
        <w:t xml:space="preserve"> </w:t>
      </w:r>
      <w:r w:rsidRPr="00B726E7">
        <w:rPr>
          <w:rFonts w:ascii="Courier New" w:eastAsia="Courier New" w:hAnsi="Courier New"/>
          <w:b/>
          <w:sz w:val="24"/>
          <w:szCs w:val="24"/>
        </w:rPr>
        <w:t>Market</w:t>
      </w:r>
    </w:p>
    <w:p w:rsidR="00877501" w:rsidRDefault="00877501" w:rsidP="00B726E7">
      <w:pPr>
        <w:spacing w:line="256" w:lineRule="auto"/>
        <w:ind w:right="200"/>
        <w:rPr>
          <w:rFonts w:ascii="Courier New" w:eastAsia="Courier New" w:hAnsi="Courier New"/>
          <w:b/>
          <w:sz w:val="24"/>
          <w:szCs w:val="24"/>
        </w:rPr>
      </w:pPr>
    </w:p>
    <w:p w:rsidR="004313D6" w:rsidRDefault="00EF4373" w:rsidP="00EF4373">
      <w:pPr>
        <w:spacing w:line="256" w:lineRule="auto"/>
        <w:ind w:right="200"/>
        <w:rPr>
          <w:rFonts w:ascii="Courier New" w:eastAsia="Courier New" w:hAnsi="Courier New"/>
          <w:sz w:val="16"/>
          <w:szCs w:val="16"/>
        </w:rPr>
      </w:pPr>
      <w:r w:rsidRPr="00EF4373">
        <w:rPr>
          <w:rFonts w:ascii="Courier New" w:eastAsia="Courier New" w:hAnsi="Courier New"/>
          <w:b/>
          <w:sz w:val="16"/>
          <w:szCs w:val="16"/>
        </w:rPr>
        <w:t xml:space="preserve">1. </w:t>
      </w:r>
      <w:proofErr w:type="spellStart"/>
      <w:r w:rsidR="008007DB">
        <w:rPr>
          <w:rFonts w:ascii="Courier New" w:eastAsia="Courier New" w:hAnsi="Courier New"/>
          <w:b/>
          <w:sz w:val="16"/>
          <w:szCs w:val="16"/>
          <w:u w:val="single"/>
        </w:rPr>
        <w:t>GeneralSettings</w:t>
      </w:r>
      <w:proofErr w:type="spellEnd"/>
      <w:r w:rsidR="00877501" w:rsidRPr="00877501">
        <w:rPr>
          <w:rFonts w:ascii="Courier New" w:eastAsia="Courier New" w:hAnsi="Courier New"/>
          <w:b/>
          <w:sz w:val="16"/>
          <w:szCs w:val="16"/>
          <w:u w:val="single"/>
        </w:rPr>
        <w:t>:</w:t>
      </w:r>
      <w:r w:rsidR="00877501">
        <w:rPr>
          <w:rFonts w:ascii="Courier New" w:eastAsia="Courier New" w:hAnsi="Courier New"/>
          <w:sz w:val="16"/>
          <w:szCs w:val="16"/>
        </w:rPr>
        <w:t xml:space="preserve"> let’s start looking at the first sheet in which</w:t>
      </w:r>
      <w:r w:rsidR="004313D6">
        <w:rPr>
          <w:rFonts w:ascii="Courier New" w:eastAsia="Courier New" w:hAnsi="Courier New"/>
          <w:sz w:val="16"/>
          <w:szCs w:val="16"/>
        </w:rPr>
        <w:t xml:space="preserve"> are summarized the</w:t>
      </w:r>
    </w:p>
    <w:p w:rsidR="00A753AD" w:rsidRPr="00A753AD" w:rsidRDefault="008E00C0" w:rsidP="00EF4373">
      <w:pPr>
        <w:spacing w:line="256" w:lineRule="auto"/>
        <w:ind w:right="200"/>
        <w:rPr>
          <w:rFonts w:ascii="Courier New" w:eastAsia="Courier New" w:hAnsi="Courier New"/>
          <w:b/>
          <w:sz w:val="16"/>
          <w:szCs w:val="16"/>
          <w:u w:val="single"/>
        </w:rPr>
      </w:pPr>
      <w:r>
        <w:rPr>
          <w:rFonts w:ascii="Courier New" w:eastAsia="Courier New" w:hAnsi="Courier New"/>
          <w:sz w:val="16"/>
          <w:szCs w:val="16"/>
        </w:rPr>
        <w:t xml:space="preserve">workbook’s </w:t>
      </w:r>
      <w:r w:rsidR="00877501">
        <w:rPr>
          <w:rFonts w:ascii="Courier New" w:eastAsia="Courier New" w:hAnsi="Courier New"/>
          <w:sz w:val="16"/>
          <w:szCs w:val="16"/>
        </w:rPr>
        <w:t xml:space="preserve">main settings. </w:t>
      </w:r>
    </w:p>
    <w:p w:rsidR="00A753AD" w:rsidRDefault="00A753AD" w:rsidP="00A753AD">
      <w:pPr>
        <w:spacing w:line="256" w:lineRule="auto"/>
        <w:ind w:right="200"/>
        <w:rPr>
          <w:rFonts w:ascii="Courier New" w:eastAsia="Courier New" w:hAnsi="Courier New"/>
          <w:b/>
          <w:sz w:val="16"/>
          <w:szCs w:val="16"/>
          <w:u w:val="single"/>
        </w:rPr>
      </w:pPr>
    </w:p>
    <w:p w:rsidR="00A753AD" w:rsidRPr="00A753AD" w:rsidRDefault="00A753AD" w:rsidP="00A753AD">
      <w:pPr>
        <w:spacing w:line="256" w:lineRule="auto"/>
        <w:ind w:right="200"/>
        <w:rPr>
          <w:rFonts w:ascii="Courier New" w:eastAsia="Courier New" w:hAnsi="Courier New"/>
          <w:b/>
          <w:sz w:val="16"/>
          <w:szCs w:val="16"/>
          <w:u w:val="single"/>
        </w:rPr>
      </w:pPr>
    </w:p>
    <w:p w:rsidR="00A753AD" w:rsidRDefault="00877501" w:rsidP="007C040E">
      <w:pPr>
        <w:numPr>
          <w:ilvl w:val="0"/>
          <w:numId w:val="13"/>
        </w:numPr>
        <w:spacing w:line="256" w:lineRule="auto"/>
        <w:ind w:right="200"/>
        <w:rPr>
          <w:rFonts w:ascii="Courier New" w:eastAsia="Courier New" w:hAnsi="Courier New"/>
          <w:sz w:val="16"/>
          <w:szCs w:val="16"/>
        </w:rPr>
      </w:pPr>
      <w:r>
        <w:rPr>
          <w:rFonts w:ascii="Courier New" w:eastAsia="Courier New" w:hAnsi="Courier New"/>
          <w:sz w:val="16"/>
          <w:szCs w:val="16"/>
        </w:rPr>
        <w:t xml:space="preserve">The first step to do is checking the </w:t>
      </w:r>
      <w:r w:rsidRPr="00877501">
        <w:rPr>
          <w:rFonts w:ascii="Courier New" w:eastAsia="Courier New" w:hAnsi="Courier New"/>
          <w:b/>
          <w:i/>
          <w:sz w:val="16"/>
          <w:szCs w:val="16"/>
        </w:rPr>
        <w:t>Live Feed</w:t>
      </w:r>
      <w:r>
        <w:rPr>
          <w:rFonts w:ascii="Courier New" w:eastAsia="Courier New" w:hAnsi="Courier New"/>
          <w:sz w:val="16"/>
          <w:szCs w:val="16"/>
        </w:rPr>
        <w:t xml:space="preserve"> to underst</w:t>
      </w:r>
      <w:r w:rsidR="00A753AD">
        <w:rPr>
          <w:rFonts w:ascii="Courier New" w:eastAsia="Courier New" w:hAnsi="Courier New"/>
          <w:sz w:val="16"/>
          <w:szCs w:val="16"/>
        </w:rPr>
        <w:t xml:space="preserve">and if you are online with the </w:t>
      </w:r>
    </w:p>
    <w:p w:rsidR="00613BC3" w:rsidRPr="00613BC3" w:rsidRDefault="00A753AD" w:rsidP="00A753AD">
      <w:pPr>
        <w:spacing w:line="256" w:lineRule="auto"/>
        <w:ind w:left="660" w:right="200"/>
        <w:rPr>
          <w:rFonts w:ascii="Courier New" w:eastAsia="Courier New" w:hAnsi="Courier New"/>
          <w:b/>
          <w:sz w:val="16"/>
          <w:szCs w:val="16"/>
          <w:u w:val="single"/>
        </w:rPr>
      </w:pPr>
      <w:r w:rsidRPr="008E00C0">
        <w:rPr>
          <w:rFonts w:ascii="Courier New" w:eastAsia="Courier New" w:hAnsi="Courier New"/>
          <w:i/>
          <w:sz w:val="16"/>
          <w:szCs w:val="16"/>
        </w:rPr>
        <w:t>Thomson Reuters</w:t>
      </w:r>
      <w:r>
        <w:rPr>
          <w:rFonts w:ascii="Courier New" w:eastAsia="Courier New" w:hAnsi="Courier New"/>
          <w:sz w:val="16"/>
          <w:szCs w:val="16"/>
        </w:rPr>
        <w:t xml:space="preserve"> server and q</w:t>
      </w:r>
      <w:r w:rsidR="00EF4373">
        <w:rPr>
          <w:rFonts w:ascii="Courier New" w:eastAsia="Courier New" w:hAnsi="Courier New"/>
          <w:sz w:val="16"/>
          <w:szCs w:val="16"/>
        </w:rPr>
        <w:t>uotes are updating in real time.</w:t>
      </w:r>
    </w:p>
    <w:p w:rsidR="00877501" w:rsidRDefault="00877501" w:rsidP="00877501">
      <w:pPr>
        <w:spacing w:line="256" w:lineRule="auto"/>
        <w:ind w:right="200"/>
        <w:rPr>
          <w:rFonts w:ascii="Courier New" w:eastAsia="Courier New" w:hAnsi="Courier New"/>
          <w:sz w:val="16"/>
          <w:szCs w:val="16"/>
        </w:rPr>
      </w:pPr>
    </w:p>
    <w:p w:rsidR="00877501" w:rsidRDefault="00877501" w:rsidP="00877501">
      <w:pPr>
        <w:spacing w:line="256" w:lineRule="auto"/>
        <w:ind w:right="200"/>
        <w:jc w:val="center"/>
        <w:rPr>
          <w:rFonts w:ascii="Courier New" w:eastAsia="Courier New" w:hAnsi="Courier New"/>
          <w:sz w:val="16"/>
          <w:szCs w:val="16"/>
        </w:rPr>
      </w:pPr>
    </w:p>
    <w:p w:rsidR="00877501" w:rsidRDefault="00AE2BFA" w:rsidP="00877501">
      <w:pPr>
        <w:spacing w:line="256" w:lineRule="auto"/>
        <w:ind w:right="200"/>
        <w:jc w:val="center"/>
      </w:pPr>
      <w:r>
        <w:rPr>
          <w:noProof/>
        </w:rPr>
        <w:drawing>
          <wp:inline distT="0" distB="0" distL="0" distR="0">
            <wp:extent cx="4040505" cy="809625"/>
            <wp:effectExtent l="0" t="0" r="0" b="9525"/>
            <wp:docPr id="18" name="Picture 18"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0505" cy="809625"/>
                    </a:xfrm>
                    <a:prstGeom prst="rect">
                      <a:avLst/>
                    </a:prstGeom>
                    <a:noFill/>
                    <a:ln>
                      <a:noFill/>
                    </a:ln>
                  </pic:spPr>
                </pic:pic>
              </a:graphicData>
            </a:graphic>
          </wp:inline>
        </w:drawing>
      </w:r>
    </w:p>
    <w:p w:rsidR="00613BC3" w:rsidRDefault="00613BC3" w:rsidP="00877501">
      <w:pPr>
        <w:spacing w:line="256" w:lineRule="auto"/>
        <w:ind w:right="200"/>
        <w:jc w:val="center"/>
      </w:pPr>
    </w:p>
    <w:p w:rsidR="00613BC3" w:rsidRDefault="00613BC3" w:rsidP="00613BC3">
      <w:pPr>
        <w:spacing w:line="256" w:lineRule="auto"/>
        <w:ind w:left="360" w:right="200"/>
        <w:jc w:val="both"/>
      </w:pPr>
      <w:r>
        <w:t xml:space="preserve">          </w:t>
      </w:r>
    </w:p>
    <w:p w:rsidR="00A457AF" w:rsidRDefault="00A753AD" w:rsidP="00576D00">
      <w:pPr>
        <w:spacing w:line="256" w:lineRule="auto"/>
        <w:ind w:left="360" w:right="200"/>
        <w:jc w:val="both"/>
        <w:rPr>
          <w:rFonts w:ascii="Courier New" w:hAnsi="Courier New" w:cs="Courier New"/>
          <w:sz w:val="16"/>
          <w:szCs w:val="16"/>
        </w:rPr>
      </w:pPr>
      <w:r>
        <w:t xml:space="preserve">         </w:t>
      </w:r>
      <w:r>
        <w:rPr>
          <w:rFonts w:ascii="Courier New" w:hAnsi="Courier New" w:cs="Courier New"/>
          <w:sz w:val="16"/>
          <w:szCs w:val="16"/>
        </w:rPr>
        <w:t>Therefore</w:t>
      </w:r>
      <w:r w:rsidR="00A457AF">
        <w:rPr>
          <w:rFonts w:ascii="Courier New" w:hAnsi="Courier New" w:cs="Courier New"/>
          <w:sz w:val="16"/>
          <w:szCs w:val="16"/>
        </w:rPr>
        <w:t>, in a live session</w:t>
      </w:r>
      <w:r>
        <w:rPr>
          <w:rFonts w:ascii="Courier New" w:hAnsi="Courier New" w:cs="Courier New"/>
          <w:sz w:val="16"/>
          <w:szCs w:val="16"/>
        </w:rPr>
        <w:t xml:space="preserve"> it’s important to see</w:t>
      </w:r>
      <w:r w:rsidR="008E00C0">
        <w:rPr>
          <w:rFonts w:ascii="Courier New" w:hAnsi="Courier New" w:cs="Courier New"/>
          <w:sz w:val="16"/>
          <w:szCs w:val="16"/>
        </w:rPr>
        <w:t>:</w:t>
      </w:r>
      <w:r w:rsidR="00A457AF">
        <w:rPr>
          <w:rFonts w:ascii="Courier New" w:hAnsi="Courier New" w:cs="Courier New"/>
          <w:sz w:val="16"/>
          <w:szCs w:val="16"/>
        </w:rPr>
        <w:t xml:space="preserve"> “TRUE” in</w:t>
      </w:r>
      <w:r>
        <w:rPr>
          <w:rFonts w:ascii="Courier New" w:hAnsi="Courier New" w:cs="Courier New"/>
          <w:sz w:val="16"/>
          <w:szCs w:val="16"/>
        </w:rPr>
        <w:t xml:space="preserve"> </w:t>
      </w:r>
      <w:r w:rsidRPr="00A753AD">
        <w:rPr>
          <w:rFonts w:ascii="Courier New" w:hAnsi="Courier New" w:cs="Courier New"/>
          <w:i/>
          <w:sz w:val="16"/>
          <w:szCs w:val="16"/>
        </w:rPr>
        <w:t>Live Data Feed</w:t>
      </w:r>
      <w:r w:rsidR="00A457AF">
        <w:rPr>
          <w:rFonts w:ascii="Courier New" w:hAnsi="Courier New" w:cs="Courier New"/>
          <w:sz w:val="16"/>
          <w:szCs w:val="16"/>
        </w:rPr>
        <w:t xml:space="preserve"> cell</w:t>
      </w:r>
    </w:p>
    <w:p w:rsidR="00A457AF" w:rsidRDefault="00A457AF" w:rsidP="00A457AF">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w:t>
      </w:r>
      <w:r w:rsidR="00A753AD">
        <w:rPr>
          <w:rFonts w:ascii="Courier New" w:hAnsi="Courier New" w:cs="Courier New"/>
          <w:sz w:val="16"/>
          <w:szCs w:val="16"/>
        </w:rPr>
        <w:t xml:space="preserve">and the </w:t>
      </w:r>
      <w:r w:rsidR="00576D00">
        <w:rPr>
          <w:rFonts w:ascii="Courier New" w:hAnsi="Courier New" w:cs="Courier New"/>
          <w:sz w:val="16"/>
          <w:szCs w:val="16"/>
        </w:rPr>
        <w:t>[</w:t>
      </w:r>
      <w:r w:rsidR="00A753AD">
        <w:rPr>
          <w:rFonts w:ascii="Courier New" w:hAnsi="Courier New" w:cs="Courier New"/>
          <w:sz w:val="16"/>
          <w:szCs w:val="16"/>
        </w:rPr>
        <w:t>current</w:t>
      </w:r>
      <w:r>
        <w:rPr>
          <w:rFonts w:ascii="Courier New" w:hAnsi="Courier New" w:cs="Courier New"/>
          <w:sz w:val="16"/>
          <w:szCs w:val="16"/>
        </w:rPr>
        <w:t>-</w:t>
      </w:r>
      <w:r w:rsidR="00576D00">
        <w:rPr>
          <w:rFonts w:ascii="Courier New" w:hAnsi="Courier New" w:cs="Courier New"/>
          <w:sz w:val="16"/>
          <w:szCs w:val="16"/>
        </w:rPr>
        <w:t>D</w:t>
      </w:r>
      <w:r w:rsidR="00A753AD">
        <w:rPr>
          <w:rFonts w:ascii="Courier New" w:hAnsi="Courier New" w:cs="Courier New"/>
          <w:sz w:val="16"/>
          <w:szCs w:val="16"/>
        </w:rPr>
        <w:t>ate</w:t>
      </w:r>
      <w:r w:rsidR="00576D00">
        <w:rPr>
          <w:rFonts w:ascii="Courier New" w:hAnsi="Courier New" w:cs="Courier New"/>
          <w:sz w:val="16"/>
          <w:szCs w:val="16"/>
        </w:rPr>
        <w:t>]</w:t>
      </w:r>
      <w:r w:rsidR="004200E4">
        <w:rPr>
          <w:rFonts w:ascii="Courier New" w:hAnsi="Courier New" w:cs="Courier New"/>
          <w:sz w:val="16"/>
          <w:szCs w:val="16"/>
        </w:rPr>
        <w:t xml:space="preserve"> ; </w:t>
      </w:r>
      <w:r w:rsidR="00576D00">
        <w:rPr>
          <w:rFonts w:ascii="Courier New" w:hAnsi="Courier New" w:cs="Courier New"/>
          <w:sz w:val="16"/>
          <w:szCs w:val="16"/>
        </w:rPr>
        <w:t>[current-</w:t>
      </w:r>
      <w:r w:rsidR="00A753AD">
        <w:rPr>
          <w:rFonts w:ascii="Courier New" w:hAnsi="Courier New" w:cs="Courier New"/>
          <w:sz w:val="16"/>
          <w:szCs w:val="16"/>
        </w:rPr>
        <w:t>time</w:t>
      </w:r>
      <w:r w:rsidR="00576D00">
        <w:rPr>
          <w:rFonts w:ascii="Courier New" w:hAnsi="Courier New" w:cs="Courier New"/>
          <w:sz w:val="16"/>
          <w:szCs w:val="16"/>
        </w:rPr>
        <w:t>]</w:t>
      </w:r>
      <w:r w:rsidR="00A753AD">
        <w:rPr>
          <w:rFonts w:ascii="Courier New" w:hAnsi="Courier New" w:cs="Courier New"/>
          <w:sz w:val="16"/>
          <w:szCs w:val="16"/>
        </w:rPr>
        <w:t xml:space="preserve"> in the </w:t>
      </w:r>
      <w:r w:rsidR="00A753AD" w:rsidRPr="00A753AD">
        <w:rPr>
          <w:rFonts w:ascii="Courier New" w:hAnsi="Courier New" w:cs="Courier New"/>
          <w:i/>
          <w:sz w:val="16"/>
          <w:szCs w:val="16"/>
        </w:rPr>
        <w:t>Last Update</w:t>
      </w:r>
      <w:r w:rsidR="00A753AD">
        <w:rPr>
          <w:rFonts w:ascii="Courier New" w:hAnsi="Courier New" w:cs="Courier New"/>
          <w:sz w:val="16"/>
          <w:szCs w:val="16"/>
        </w:rPr>
        <w:t xml:space="preserve"> cell. If no</w:t>
      </w:r>
      <w:r w:rsidR="00576D00">
        <w:rPr>
          <w:rFonts w:ascii="Courier New" w:hAnsi="Courier New" w:cs="Courier New"/>
          <w:sz w:val="16"/>
          <w:szCs w:val="16"/>
        </w:rPr>
        <w:t>t, please</w:t>
      </w:r>
      <w:r>
        <w:rPr>
          <w:rFonts w:ascii="Courier New" w:hAnsi="Courier New" w:cs="Courier New"/>
          <w:sz w:val="16"/>
          <w:szCs w:val="16"/>
        </w:rPr>
        <w:t xml:space="preserve"> check</w:t>
      </w:r>
    </w:p>
    <w:p w:rsidR="00A753AD" w:rsidRDefault="00A457AF" w:rsidP="00A457AF">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your connection </w:t>
      </w:r>
      <w:r w:rsidR="00A753AD">
        <w:rPr>
          <w:rFonts w:ascii="Courier New" w:hAnsi="Courier New" w:cs="Courier New"/>
          <w:sz w:val="16"/>
          <w:szCs w:val="16"/>
        </w:rPr>
        <w:t>and refresh</w:t>
      </w:r>
      <w:r w:rsidR="00576D00">
        <w:rPr>
          <w:rFonts w:ascii="Courier New" w:hAnsi="Courier New" w:cs="Courier New"/>
          <w:sz w:val="16"/>
          <w:szCs w:val="16"/>
        </w:rPr>
        <w:t xml:space="preserve"> </w:t>
      </w:r>
      <w:r w:rsidR="00A753AD">
        <w:rPr>
          <w:rFonts w:ascii="Courier New" w:hAnsi="Courier New" w:cs="Courier New"/>
          <w:sz w:val="16"/>
          <w:szCs w:val="16"/>
        </w:rPr>
        <w:t>it if necessary.</w:t>
      </w:r>
      <w:r>
        <w:rPr>
          <w:rFonts w:ascii="Courier New" w:hAnsi="Courier New" w:cs="Courier New"/>
          <w:sz w:val="16"/>
          <w:szCs w:val="16"/>
        </w:rPr>
        <w:t xml:space="preserve"> Instead, if you are in a static session, </w:t>
      </w:r>
    </w:p>
    <w:p w:rsidR="00A457AF" w:rsidRDefault="00A457AF" w:rsidP="00A457AF">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you’ll find “</w:t>
      </w:r>
      <w:r w:rsidRPr="00A457AF">
        <w:rPr>
          <w:rFonts w:ascii="Courier New" w:hAnsi="Courier New" w:cs="Courier New"/>
          <w:i/>
          <w:sz w:val="16"/>
          <w:szCs w:val="16"/>
        </w:rPr>
        <w:t>FALSE</w:t>
      </w:r>
      <w:r>
        <w:rPr>
          <w:rFonts w:ascii="Courier New" w:hAnsi="Courier New" w:cs="Courier New"/>
          <w:sz w:val="16"/>
          <w:szCs w:val="16"/>
        </w:rPr>
        <w:t>” in Live Data Feed cell and the date from which the framework is</w:t>
      </w:r>
    </w:p>
    <w:p w:rsidR="00A457AF" w:rsidRDefault="00A457AF" w:rsidP="00A457AF">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getting static historical data (this is the case of the imagine above).</w:t>
      </w:r>
    </w:p>
    <w:p w:rsidR="00A753AD" w:rsidRDefault="00A753AD" w:rsidP="00613BC3">
      <w:pPr>
        <w:spacing w:line="256" w:lineRule="auto"/>
        <w:ind w:left="360" w:right="200"/>
        <w:jc w:val="both"/>
        <w:rPr>
          <w:rFonts w:ascii="Courier New" w:hAnsi="Courier New" w:cs="Courier New"/>
          <w:sz w:val="16"/>
          <w:szCs w:val="16"/>
        </w:rPr>
      </w:pPr>
    </w:p>
    <w:p w:rsidR="004A5416" w:rsidRDefault="004A5416" w:rsidP="00613BC3">
      <w:pPr>
        <w:spacing w:line="256" w:lineRule="auto"/>
        <w:ind w:left="360" w:right="200"/>
        <w:jc w:val="both"/>
        <w:rPr>
          <w:rFonts w:ascii="Courier New" w:hAnsi="Courier New" w:cs="Courier New"/>
          <w:sz w:val="16"/>
          <w:szCs w:val="16"/>
        </w:rPr>
      </w:pPr>
    </w:p>
    <w:p w:rsidR="00F249A4" w:rsidRDefault="00F249A4" w:rsidP="00A753AD">
      <w:pPr>
        <w:numPr>
          <w:ilvl w:val="0"/>
          <w:numId w:val="4"/>
        </w:num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Control </w:t>
      </w:r>
      <w:r w:rsidR="004A5416">
        <w:rPr>
          <w:rFonts w:ascii="Courier New" w:hAnsi="Courier New" w:cs="Courier New"/>
          <w:sz w:val="16"/>
          <w:szCs w:val="16"/>
        </w:rPr>
        <w:t xml:space="preserve">the </w:t>
      </w:r>
      <w:r w:rsidR="004A5416" w:rsidRPr="004A5416">
        <w:rPr>
          <w:rFonts w:ascii="Courier New" w:hAnsi="Courier New" w:cs="Courier New"/>
          <w:i/>
          <w:sz w:val="16"/>
          <w:szCs w:val="16"/>
        </w:rPr>
        <w:t>Trigger Counter</w:t>
      </w:r>
      <w:r w:rsidR="004A5416">
        <w:rPr>
          <w:rFonts w:ascii="Courier New" w:hAnsi="Courier New" w:cs="Courier New"/>
          <w:sz w:val="16"/>
          <w:szCs w:val="16"/>
        </w:rPr>
        <w:t xml:space="preserve"> cell</w:t>
      </w:r>
      <w:r>
        <w:rPr>
          <w:rFonts w:ascii="Courier New" w:hAnsi="Courier New" w:cs="Courier New"/>
          <w:sz w:val="16"/>
          <w:szCs w:val="16"/>
        </w:rPr>
        <w:t xml:space="preserve">; </w:t>
      </w:r>
      <w:r w:rsidR="004A5416">
        <w:rPr>
          <w:rFonts w:ascii="Courier New" w:hAnsi="Courier New" w:cs="Courier New"/>
          <w:sz w:val="16"/>
          <w:szCs w:val="16"/>
        </w:rPr>
        <w:t xml:space="preserve">if all goes right, </w:t>
      </w:r>
      <w:r>
        <w:rPr>
          <w:rFonts w:ascii="Courier New" w:hAnsi="Courier New" w:cs="Courier New"/>
          <w:sz w:val="16"/>
          <w:szCs w:val="16"/>
        </w:rPr>
        <w:t>it must continue triggering during</w:t>
      </w:r>
    </w:p>
    <w:p w:rsidR="00F249A4" w:rsidRDefault="00F249A4" w:rsidP="00F249A4">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the session meaning that the framework is updating market quotes from the data</w:t>
      </w:r>
    </w:p>
    <w:p w:rsidR="004A5416" w:rsidRDefault="00F249A4" w:rsidP="00F249A4">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provider. </w:t>
      </w:r>
      <w:r w:rsidR="004A5416">
        <w:rPr>
          <w:rFonts w:ascii="Courier New" w:hAnsi="Courier New" w:cs="Courier New"/>
          <w:sz w:val="16"/>
          <w:szCs w:val="16"/>
        </w:rPr>
        <w:t>To check this, it is sufficient that</w:t>
      </w:r>
      <w:r>
        <w:rPr>
          <w:rFonts w:ascii="Courier New" w:hAnsi="Courier New" w:cs="Courier New"/>
          <w:sz w:val="16"/>
          <w:szCs w:val="16"/>
        </w:rPr>
        <w:t xml:space="preserve"> trigger counter rises over time.</w:t>
      </w:r>
    </w:p>
    <w:p w:rsidR="004A5416" w:rsidRDefault="004A5416" w:rsidP="00F249A4">
      <w:pPr>
        <w:spacing w:line="256" w:lineRule="auto"/>
        <w:ind w:right="200"/>
        <w:jc w:val="both"/>
        <w:rPr>
          <w:rFonts w:ascii="Courier New" w:hAnsi="Courier New" w:cs="Courier New"/>
          <w:sz w:val="16"/>
          <w:szCs w:val="16"/>
        </w:rPr>
      </w:pPr>
    </w:p>
    <w:p w:rsidR="00203CF9" w:rsidRDefault="00203CF9" w:rsidP="004A5416">
      <w:pPr>
        <w:spacing w:line="256" w:lineRule="auto"/>
        <w:ind w:left="360" w:right="200"/>
        <w:jc w:val="both"/>
        <w:rPr>
          <w:rFonts w:ascii="Courier New" w:hAnsi="Courier New" w:cs="Courier New"/>
          <w:sz w:val="16"/>
          <w:szCs w:val="16"/>
        </w:rPr>
      </w:pPr>
    </w:p>
    <w:p w:rsidR="004A5416" w:rsidRDefault="004A5416" w:rsidP="004A5416">
      <w:pPr>
        <w:spacing w:line="256" w:lineRule="auto"/>
        <w:ind w:left="360" w:right="200"/>
        <w:jc w:val="center"/>
        <w:rPr>
          <w:rFonts w:ascii="Courier New" w:hAnsi="Courier New" w:cs="Courier New"/>
          <w:sz w:val="16"/>
          <w:szCs w:val="16"/>
        </w:rPr>
      </w:pPr>
    </w:p>
    <w:p w:rsidR="004A5416" w:rsidRDefault="00AE2BFA" w:rsidP="004A5416">
      <w:pPr>
        <w:spacing w:line="256" w:lineRule="auto"/>
        <w:ind w:left="360" w:right="200"/>
        <w:jc w:val="center"/>
      </w:pPr>
      <w:r>
        <w:rPr>
          <w:noProof/>
        </w:rPr>
        <w:drawing>
          <wp:inline distT="0" distB="0" distL="0" distR="0">
            <wp:extent cx="4015740" cy="1235710"/>
            <wp:effectExtent l="0" t="0" r="3810" b="2540"/>
            <wp:docPr id="19" name="Picture 19" descr="i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740" cy="1235710"/>
                    </a:xfrm>
                    <a:prstGeom prst="rect">
                      <a:avLst/>
                    </a:prstGeom>
                    <a:noFill/>
                    <a:ln>
                      <a:noFill/>
                    </a:ln>
                  </pic:spPr>
                </pic:pic>
              </a:graphicData>
            </a:graphic>
          </wp:inline>
        </w:drawing>
      </w:r>
    </w:p>
    <w:p w:rsidR="004A5416" w:rsidRDefault="004A5416" w:rsidP="004A5416">
      <w:pPr>
        <w:spacing w:line="256" w:lineRule="auto"/>
        <w:ind w:left="360" w:right="200"/>
        <w:jc w:val="center"/>
      </w:pPr>
    </w:p>
    <w:p w:rsidR="004A5416" w:rsidRDefault="004A5416" w:rsidP="004A5416">
      <w:pPr>
        <w:spacing w:line="256" w:lineRule="auto"/>
        <w:ind w:left="360" w:right="200"/>
        <w:jc w:val="center"/>
      </w:pPr>
    </w:p>
    <w:p w:rsidR="004A5416" w:rsidRPr="004A5416" w:rsidRDefault="00EF4373" w:rsidP="00EF4373">
      <w:pPr>
        <w:spacing w:line="256" w:lineRule="auto"/>
        <w:ind w:right="200"/>
        <w:rPr>
          <w:rFonts w:ascii="Courier New" w:hAnsi="Courier New" w:cs="Courier New"/>
          <w:sz w:val="16"/>
          <w:szCs w:val="16"/>
        </w:rPr>
      </w:pPr>
      <w:r w:rsidRPr="00EF4373">
        <w:rPr>
          <w:rFonts w:ascii="Courier New" w:hAnsi="Courier New" w:cs="Courier New"/>
          <w:sz w:val="16"/>
          <w:szCs w:val="16"/>
        </w:rPr>
        <w:t xml:space="preserve">  </w:t>
      </w:r>
      <w:r>
        <w:rPr>
          <w:rFonts w:ascii="Courier New" w:hAnsi="Courier New" w:cs="Courier New"/>
          <w:sz w:val="16"/>
          <w:szCs w:val="16"/>
        </w:rPr>
        <w:t xml:space="preserve">   c.  As usual, it is possible to change currency and general settings.</w:t>
      </w:r>
    </w:p>
    <w:p w:rsidR="00A753AD" w:rsidRDefault="00A753AD" w:rsidP="00613BC3">
      <w:pPr>
        <w:spacing w:line="256" w:lineRule="auto"/>
        <w:ind w:left="360" w:right="200"/>
        <w:jc w:val="both"/>
        <w:rPr>
          <w:rFonts w:ascii="Courier New" w:hAnsi="Courier New" w:cs="Courier New"/>
          <w:sz w:val="16"/>
          <w:szCs w:val="16"/>
        </w:rPr>
      </w:pPr>
    </w:p>
    <w:p w:rsidR="00EF4373" w:rsidRDefault="00EF4373" w:rsidP="00613BC3">
      <w:pPr>
        <w:spacing w:line="256" w:lineRule="auto"/>
        <w:ind w:left="360" w:right="200"/>
        <w:jc w:val="both"/>
        <w:rPr>
          <w:rFonts w:ascii="Courier New" w:hAnsi="Courier New" w:cs="Courier New"/>
          <w:sz w:val="16"/>
          <w:szCs w:val="16"/>
        </w:rPr>
      </w:pPr>
    </w:p>
    <w:p w:rsidR="00EF4373" w:rsidRDefault="00EF4373" w:rsidP="00EF4373">
      <w:pPr>
        <w:spacing w:line="256" w:lineRule="auto"/>
        <w:ind w:left="360" w:right="200"/>
        <w:jc w:val="center"/>
        <w:rPr>
          <w:rFonts w:ascii="Courier New" w:hAnsi="Courier New" w:cs="Courier New"/>
          <w:sz w:val="16"/>
          <w:szCs w:val="16"/>
        </w:rPr>
      </w:pPr>
    </w:p>
    <w:p w:rsidR="00EF4373" w:rsidRDefault="00AE2BFA" w:rsidP="00EF4373">
      <w:pPr>
        <w:spacing w:line="256" w:lineRule="auto"/>
        <w:ind w:left="360" w:right="200"/>
        <w:jc w:val="center"/>
      </w:pPr>
      <w:r>
        <w:rPr>
          <w:noProof/>
        </w:rPr>
        <w:drawing>
          <wp:inline distT="0" distB="0" distL="0" distR="0">
            <wp:extent cx="5900420" cy="9886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0420" cy="988695"/>
                    </a:xfrm>
                    <a:prstGeom prst="rect">
                      <a:avLst/>
                    </a:prstGeom>
                    <a:noFill/>
                    <a:ln>
                      <a:noFill/>
                    </a:ln>
                  </pic:spPr>
                </pic:pic>
              </a:graphicData>
            </a:graphic>
          </wp:inline>
        </w:drawing>
      </w:r>
    </w:p>
    <w:p w:rsidR="00EF4373" w:rsidRDefault="00EF4373" w:rsidP="00EF4373">
      <w:pPr>
        <w:spacing w:line="256" w:lineRule="auto"/>
        <w:ind w:left="360" w:right="200"/>
        <w:jc w:val="center"/>
      </w:pPr>
    </w:p>
    <w:p w:rsidR="00EF4373" w:rsidRDefault="00EF4373" w:rsidP="00EF4373">
      <w:pPr>
        <w:spacing w:line="256" w:lineRule="auto"/>
        <w:ind w:left="360" w:right="200"/>
        <w:jc w:val="center"/>
      </w:pPr>
    </w:p>
    <w:p w:rsidR="00EF4373" w:rsidRDefault="00E93DFA" w:rsidP="00E93DFA">
      <w:pPr>
        <w:spacing w:line="256" w:lineRule="auto"/>
        <w:ind w:left="360" w:right="200"/>
        <w:jc w:val="both"/>
        <w:rPr>
          <w:rFonts w:ascii="Courier New" w:hAnsi="Courier New" w:cs="Courier New"/>
          <w:sz w:val="16"/>
          <w:szCs w:val="16"/>
        </w:rPr>
      </w:pPr>
      <w:r w:rsidRPr="00E93DFA">
        <w:rPr>
          <w:rFonts w:ascii="Courier New" w:hAnsi="Courier New" w:cs="Courier New"/>
          <w:sz w:val="16"/>
          <w:szCs w:val="16"/>
        </w:rPr>
        <w:t xml:space="preserve"> d</w:t>
      </w:r>
      <w:r>
        <w:rPr>
          <w:rFonts w:ascii="Courier New" w:hAnsi="Courier New" w:cs="Courier New"/>
          <w:sz w:val="16"/>
          <w:szCs w:val="16"/>
        </w:rPr>
        <w:t xml:space="preserve">.  In the </w:t>
      </w:r>
      <w:r w:rsidRPr="00E93DFA">
        <w:rPr>
          <w:rFonts w:ascii="Courier New" w:hAnsi="Courier New" w:cs="Courier New"/>
          <w:i/>
          <w:sz w:val="16"/>
          <w:szCs w:val="16"/>
        </w:rPr>
        <w:t>Contributors</w:t>
      </w:r>
      <w:r>
        <w:rPr>
          <w:rFonts w:ascii="Courier New" w:hAnsi="Courier New" w:cs="Courier New"/>
          <w:sz w:val="16"/>
          <w:szCs w:val="16"/>
        </w:rPr>
        <w:t xml:space="preserve"> table it is possible to choose from which broker import market </w:t>
      </w:r>
    </w:p>
    <w:p w:rsidR="00E93DFA" w:rsidRDefault="00E93DFA" w:rsidP="00E93DFA">
      <w:pPr>
        <w:spacing w:line="256" w:lineRule="auto"/>
        <w:ind w:left="360" w:right="200"/>
        <w:jc w:val="both"/>
        <w:rPr>
          <w:rFonts w:ascii="Courier New" w:hAnsi="Courier New" w:cs="Courier New"/>
          <w:sz w:val="16"/>
          <w:szCs w:val="16"/>
        </w:rPr>
      </w:pPr>
      <w:r>
        <w:rPr>
          <w:rFonts w:ascii="Courier New" w:hAnsi="Courier New" w:cs="Courier New"/>
          <w:sz w:val="16"/>
          <w:szCs w:val="16"/>
        </w:rPr>
        <w:t xml:space="preserve">     quotes</w:t>
      </w:r>
      <w:r w:rsidR="00083D66">
        <w:rPr>
          <w:rFonts w:ascii="Courier New" w:hAnsi="Courier New" w:cs="Courier New"/>
          <w:sz w:val="16"/>
          <w:szCs w:val="16"/>
        </w:rPr>
        <w:t>.</w:t>
      </w:r>
    </w:p>
    <w:p w:rsidR="00E93DFA" w:rsidRDefault="00E93DFA" w:rsidP="00E93DFA">
      <w:pPr>
        <w:spacing w:line="256" w:lineRule="auto"/>
        <w:ind w:left="360" w:right="200"/>
        <w:jc w:val="both"/>
        <w:rPr>
          <w:rFonts w:ascii="Courier New" w:hAnsi="Courier New" w:cs="Courier New"/>
          <w:sz w:val="16"/>
          <w:szCs w:val="16"/>
        </w:rPr>
      </w:pPr>
    </w:p>
    <w:p w:rsidR="00CC7CA7" w:rsidRDefault="00CC7CA7" w:rsidP="00E93DFA">
      <w:pPr>
        <w:spacing w:line="256" w:lineRule="auto"/>
        <w:ind w:left="360" w:right="200"/>
        <w:jc w:val="both"/>
        <w:rPr>
          <w:rFonts w:ascii="Courier New" w:hAnsi="Courier New" w:cs="Courier New"/>
          <w:sz w:val="16"/>
          <w:szCs w:val="16"/>
        </w:rPr>
      </w:pPr>
    </w:p>
    <w:p w:rsidR="00E93DFA" w:rsidRDefault="00E93DFA" w:rsidP="00E93DFA">
      <w:pPr>
        <w:spacing w:line="256" w:lineRule="auto"/>
        <w:ind w:left="360" w:right="200"/>
        <w:jc w:val="center"/>
        <w:rPr>
          <w:rFonts w:ascii="Courier New" w:hAnsi="Courier New" w:cs="Courier New"/>
          <w:sz w:val="16"/>
          <w:szCs w:val="16"/>
        </w:rPr>
      </w:pPr>
    </w:p>
    <w:p w:rsidR="00E93DFA" w:rsidRDefault="00AE2BFA" w:rsidP="00E93DFA">
      <w:pPr>
        <w:spacing w:line="256" w:lineRule="auto"/>
        <w:ind w:left="360" w:right="200"/>
        <w:jc w:val="center"/>
        <w:rPr>
          <w:rFonts w:ascii="Courier New" w:hAnsi="Courier New" w:cs="Courier New"/>
          <w:sz w:val="16"/>
          <w:szCs w:val="16"/>
        </w:rPr>
      </w:pPr>
      <w:r>
        <w:rPr>
          <w:rFonts w:ascii="Courier New" w:hAnsi="Courier New" w:cs="Courier New"/>
          <w:noProof/>
          <w:sz w:val="16"/>
          <w:szCs w:val="16"/>
        </w:rPr>
        <w:drawing>
          <wp:inline distT="0" distB="0" distL="0" distR="0">
            <wp:extent cx="4015740" cy="2799080"/>
            <wp:effectExtent l="0" t="0" r="3810" b="1270"/>
            <wp:docPr id="21" name="Picture 21" desc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2799080"/>
                    </a:xfrm>
                    <a:prstGeom prst="rect">
                      <a:avLst/>
                    </a:prstGeom>
                    <a:noFill/>
                    <a:ln>
                      <a:noFill/>
                    </a:ln>
                  </pic:spPr>
                </pic:pic>
              </a:graphicData>
            </a:graphic>
          </wp:inline>
        </w:drawing>
      </w:r>
    </w:p>
    <w:p w:rsidR="00A753AD" w:rsidRDefault="00A753AD" w:rsidP="00A753AD">
      <w:pPr>
        <w:spacing w:line="256" w:lineRule="auto"/>
        <w:ind w:left="360" w:right="200"/>
        <w:jc w:val="both"/>
        <w:rPr>
          <w:rFonts w:ascii="Courier New" w:hAnsi="Courier New" w:cs="Courier New"/>
        </w:rPr>
      </w:pPr>
    </w:p>
    <w:p w:rsidR="00CC7CA7" w:rsidRPr="00613BC3" w:rsidRDefault="00CC7CA7" w:rsidP="00A753AD">
      <w:pPr>
        <w:spacing w:line="256" w:lineRule="auto"/>
        <w:ind w:left="360" w:right="200"/>
        <w:jc w:val="both"/>
        <w:rPr>
          <w:rFonts w:ascii="Courier New" w:hAnsi="Courier New" w:cs="Courier New"/>
        </w:rPr>
      </w:pPr>
    </w:p>
    <w:p w:rsidR="00613BC3" w:rsidRDefault="00613BC3" w:rsidP="00613BC3">
      <w:pPr>
        <w:spacing w:line="256" w:lineRule="auto"/>
        <w:ind w:right="200"/>
      </w:pPr>
    </w:p>
    <w:p w:rsidR="00613BC3" w:rsidRDefault="00E93DFA" w:rsidP="00E93DFA">
      <w:pPr>
        <w:spacing w:line="256" w:lineRule="auto"/>
        <w:ind w:right="200"/>
        <w:jc w:val="both"/>
        <w:rPr>
          <w:rFonts w:ascii="Courier New" w:hAnsi="Courier New" w:cs="Courier New"/>
          <w:sz w:val="16"/>
          <w:szCs w:val="16"/>
        </w:rPr>
      </w:pPr>
      <w:r>
        <w:rPr>
          <w:rFonts w:ascii="Courier New" w:hAnsi="Courier New" w:cs="Courier New"/>
          <w:sz w:val="16"/>
          <w:szCs w:val="16"/>
        </w:rPr>
        <w:t xml:space="preserve">         In this example we are taking FRA, OIS and IMM OIS from ICAP and ECB OIS from </w:t>
      </w:r>
      <w:proofErr w:type="spellStart"/>
      <w:r>
        <w:rPr>
          <w:rFonts w:ascii="Courier New" w:hAnsi="Courier New" w:cs="Courier New"/>
          <w:sz w:val="16"/>
          <w:szCs w:val="16"/>
        </w:rPr>
        <w:t>Tullet</w:t>
      </w:r>
      <w:r w:rsidR="00936C0A">
        <w:rPr>
          <w:rFonts w:ascii="Courier New" w:hAnsi="Courier New" w:cs="Courier New"/>
          <w:sz w:val="16"/>
          <w:szCs w:val="16"/>
        </w:rPr>
        <w:t>s</w:t>
      </w:r>
      <w:proofErr w:type="spellEnd"/>
      <w:r>
        <w:rPr>
          <w:rFonts w:ascii="Courier New" w:hAnsi="Courier New" w:cs="Courier New"/>
          <w:sz w:val="16"/>
          <w:szCs w:val="16"/>
        </w:rPr>
        <w:t>.</w:t>
      </w:r>
    </w:p>
    <w:p w:rsidR="002E0DE2" w:rsidRDefault="002E0DE2" w:rsidP="002E0DE2">
      <w:pPr>
        <w:tabs>
          <w:tab w:val="left" w:pos="1080"/>
        </w:tabs>
        <w:spacing w:line="269" w:lineRule="auto"/>
        <w:ind w:right="200"/>
        <w:jc w:val="both"/>
        <w:rPr>
          <w:rFonts w:ascii="Courier New" w:eastAsia="Courier New" w:hAnsi="Courier New"/>
          <w:sz w:val="16"/>
        </w:rPr>
      </w:pPr>
      <w:bookmarkStart w:id="241" w:name="page4"/>
      <w:bookmarkEnd w:id="241"/>
    </w:p>
    <w:p w:rsidR="00203CF9" w:rsidRDefault="00203CF9" w:rsidP="002E0DE2">
      <w:pPr>
        <w:tabs>
          <w:tab w:val="left" w:pos="1080"/>
        </w:tabs>
        <w:spacing w:line="269" w:lineRule="auto"/>
        <w:ind w:right="200"/>
        <w:jc w:val="both"/>
        <w:rPr>
          <w:rFonts w:ascii="Courier New" w:eastAsia="Courier New" w:hAnsi="Courier New"/>
          <w:sz w:val="16"/>
        </w:rPr>
      </w:pPr>
    </w:p>
    <w:p w:rsidR="00222A46" w:rsidRPr="009A789C" w:rsidRDefault="00222A46" w:rsidP="00222A46">
      <w:pPr>
        <w:numPr>
          <w:ilvl w:val="0"/>
          <w:numId w:val="1"/>
        </w:numPr>
        <w:tabs>
          <w:tab w:val="left" w:pos="1080"/>
        </w:tabs>
        <w:spacing w:line="269" w:lineRule="auto"/>
        <w:ind w:right="200"/>
        <w:jc w:val="both"/>
        <w:rPr>
          <w:rFonts w:ascii="Courier New" w:eastAsia="Courier New" w:hAnsi="Courier New"/>
          <w:sz w:val="16"/>
        </w:rPr>
      </w:pPr>
      <w:proofErr w:type="spellStart"/>
      <w:r w:rsidRPr="00222A46">
        <w:rPr>
          <w:rFonts w:ascii="Courier New" w:eastAsia="Courier New" w:hAnsi="Courier New"/>
          <w:b/>
          <w:sz w:val="16"/>
          <w:u w:val="single"/>
        </w:rPr>
        <w:t>Euribor</w:t>
      </w:r>
      <w:proofErr w:type="spellEnd"/>
      <w:r w:rsidR="00F876E4" w:rsidRPr="00222A46">
        <w:rPr>
          <w:rFonts w:ascii="Courier New" w:eastAsia="Courier New" w:hAnsi="Courier New"/>
          <w:sz w:val="16"/>
        </w:rPr>
        <w:t xml:space="preserve">: </w:t>
      </w:r>
      <w:r>
        <w:rPr>
          <w:rFonts w:ascii="Courier New" w:eastAsia="Courier New" w:hAnsi="Courier New"/>
          <w:sz w:val="16"/>
        </w:rPr>
        <w:t>this sheet has the task to c</w:t>
      </w:r>
      <w:r w:rsidR="009A789C">
        <w:rPr>
          <w:rFonts w:ascii="Courier New" w:eastAsia="Courier New" w:hAnsi="Courier New"/>
          <w:sz w:val="16"/>
        </w:rPr>
        <w:t xml:space="preserve">reate an object for each </w:t>
      </w:r>
      <w:proofErr w:type="spellStart"/>
      <w:r>
        <w:rPr>
          <w:rFonts w:ascii="Courier New" w:eastAsia="Courier New" w:hAnsi="Courier New"/>
          <w:sz w:val="16"/>
        </w:rPr>
        <w:t>Euribor</w:t>
      </w:r>
      <w:proofErr w:type="spellEnd"/>
      <w:r>
        <w:rPr>
          <w:rFonts w:ascii="Courier New" w:eastAsia="Courier New" w:hAnsi="Courier New"/>
          <w:sz w:val="16"/>
        </w:rPr>
        <w:t xml:space="preserve"> Index;</w:t>
      </w:r>
      <w:r w:rsidR="009A789C">
        <w:rPr>
          <w:rFonts w:ascii="Courier New" w:eastAsia="Courier New" w:hAnsi="Courier New"/>
          <w:sz w:val="16"/>
        </w:rPr>
        <w:t xml:space="preserve"> </w:t>
      </w:r>
      <w:r w:rsidRPr="009A789C">
        <w:rPr>
          <w:rFonts w:ascii="Courier New" w:eastAsia="Courier New" w:hAnsi="Courier New"/>
          <w:sz w:val="16"/>
        </w:rPr>
        <w:t xml:space="preserve">When the framework completes each calibration, this objects will be indirectly linked to the curves bootstrapped using the </w:t>
      </w:r>
      <w:proofErr w:type="spellStart"/>
      <w:r w:rsidR="00BC2847" w:rsidRPr="009A789C">
        <w:rPr>
          <w:rFonts w:ascii="Courier New" w:eastAsia="Courier New" w:hAnsi="Courier New"/>
          <w:i/>
          <w:sz w:val="16"/>
        </w:rPr>
        <w:t>QuantL</w:t>
      </w:r>
      <w:r w:rsidRPr="009A789C">
        <w:rPr>
          <w:rFonts w:ascii="Courier New" w:eastAsia="Courier New" w:hAnsi="Courier New"/>
          <w:i/>
          <w:sz w:val="16"/>
        </w:rPr>
        <w:t>ibXl</w:t>
      </w:r>
      <w:proofErr w:type="spellEnd"/>
      <w:r w:rsidRPr="009A789C">
        <w:rPr>
          <w:rFonts w:ascii="Courier New" w:eastAsia="Courier New" w:hAnsi="Courier New"/>
          <w:i/>
          <w:sz w:val="16"/>
        </w:rPr>
        <w:t xml:space="preserve"> </w:t>
      </w:r>
      <w:proofErr w:type="spellStart"/>
      <w:r w:rsidRPr="009A789C">
        <w:rPr>
          <w:rFonts w:ascii="Courier New" w:eastAsia="Courier New" w:hAnsi="Courier New"/>
          <w:b/>
          <w:sz w:val="16"/>
          <w:highlight w:val="yellow"/>
          <w:u w:val="single"/>
        </w:rPr>
        <w:t>Relinkable</w:t>
      </w:r>
      <w:proofErr w:type="spellEnd"/>
      <w:r w:rsidRPr="009A789C">
        <w:rPr>
          <w:rFonts w:ascii="Courier New" w:eastAsia="Courier New" w:hAnsi="Courier New"/>
          <w:b/>
          <w:sz w:val="16"/>
          <w:highlight w:val="yellow"/>
          <w:u w:val="single"/>
        </w:rPr>
        <w:t xml:space="preserve"> Handle</w:t>
      </w:r>
      <w:r w:rsidRPr="009A789C">
        <w:rPr>
          <w:rFonts w:ascii="Courier New" w:eastAsia="Courier New" w:hAnsi="Courier New"/>
          <w:sz w:val="16"/>
        </w:rPr>
        <w:t xml:space="preserve">. </w:t>
      </w:r>
    </w:p>
    <w:p w:rsidR="00203CF9" w:rsidRDefault="00203CF9" w:rsidP="00222A46">
      <w:pPr>
        <w:tabs>
          <w:tab w:val="left" w:pos="1080"/>
        </w:tabs>
        <w:spacing w:line="269" w:lineRule="auto"/>
        <w:ind w:right="200"/>
        <w:jc w:val="both"/>
        <w:rPr>
          <w:rFonts w:ascii="Courier New" w:eastAsia="Courier New" w:hAnsi="Courier New"/>
          <w:sz w:val="16"/>
        </w:rPr>
      </w:pPr>
    </w:p>
    <w:p w:rsidR="00222A46" w:rsidRDefault="00222A46" w:rsidP="00222A46">
      <w:pPr>
        <w:tabs>
          <w:tab w:val="left" w:pos="1080"/>
        </w:tabs>
        <w:spacing w:line="269" w:lineRule="auto"/>
        <w:ind w:right="200"/>
        <w:jc w:val="both"/>
        <w:rPr>
          <w:rFonts w:ascii="Courier New" w:eastAsia="Courier New" w:hAnsi="Courier New"/>
          <w:sz w:val="16"/>
        </w:rPr>
      </w:pPr>
    </w:p>
    <w:p w:rsidR="00222A46" w:rsidRDefault="00AE2BFA" w:rsidP="00222A46">
      <w:pPr>
        <w:tabs>
          <w:tab w:val="left" w:pos="1080"/>
        </w:tabs>
        <w:spacing w:line="269" w:lineRule="auto"/>
        <w:ind w:right="200"/>
        <w:jc w:val="center"/>
        <w:rPr>
          <w:rFonts w:ascii="Courier New" w:eastAsia="Courier New" w:hAnsi="Courier New"/>
          <w:sz w:val="16"/>
        </w:rPr>
      </w:pPr>
      <w:r>
        <w:rPr>
          <w:rFonts w:ascii="Courier New" w:eastAsia="Courier New" w:hAnsi="Courier New"/>
          <w:noProof/>
          <w:sz w:val="16"/>
        </w:rPr>
        <w:drawing>
          <wp:inline distT="0" distB="0" distL="0" distR="0">
            <wp:extent cx="5610225" cy="1736090"/>
            <wp:effectExtent l="0" t="0" r="9525" b="0"/>
            <wp:docPr id="22" name="Picture 22" descr="imagin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ine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1736090"/>
                    </a:xfrm>
                    <a:prstGeom prst="rect">
                      <a:avLst/>
                    </a:prstGeom>
                    <a:noFill/>
                    <a:ln>
                      <a:noFill/>
                    </a:ln>
                  </pic:spPr>
                </pic:pic>
              </a:graphicData>
            </a:graphic>
          </wp:inline>
        </w:drawing>
      </w:r>
    </w:p>
    <w:p w:rsidR="00BC2847" w:rsidRDefault="00BC2847" w:rsidP="00222A46">
      <w:pPr>
        <w:tabs>
          <w:tab w:val="left" w:pos="1080"/>
        </w:tabs>
        <w:spacing w:line="269" w:lineRule="auto"/>
        <w:ind w:right="200"/>
        <w:jc w:val="center"/>
        <w:rPr>
          <w:rFonts w:ascii="Courier New" w:eastAsia="Courier New" w:hAnsi="Courier New"/>
          <w:sz w:val="16"/>
        </w:rPr>
      </w:pPr>
    </w:p>
    <w:p w:rsidR="00203CF9" w:rsidRDefault="00203CF9" w:rsidP="00222A46">
      <w:pPr>
        <w:tabs>
          <w:tab w:val="left" w:pos="1080"/>
        </w:tabs>
        <w:spacing w:line="269" w:lineRule="auto"/>
        <w:ind w:right="200"/>
        <w:jc w:val="center"/>
        <w:rPr>
          <w:rFonts w:ascii="Courier New" w:eastAsia="Courier New" w:hAnsi="Courier New"/>
          <w:sz w:val="16"/>
        </w:rPr>
      </w:pPr>
    </w:p>
    <w:p w:rsidR="00BC2847" w:rsidRDefault="00BC2847" w:rsidP="00BC2847">
      <w:pPr>
        <w:tabs>
          <w:tab w:val="left" w:pos="1080"/>
        </w:tabs>
        <w:spacing w:line="269" w:lineRule="auto"/>
        <w:ind w:right="200"/>
        <w:rPr>
          <w:rFonts w:ascii="Courier New" w:eastAsia="Courier New" w:hAnsi="Courier New"/>
          <w:sz w:val="16"/>
        </w:rPr>
      </w:pPr>
      <w:r>
        <w:rPr>
          <w:rFonts w:ascii="Courier New" w:eastAsia="Courier New" w:hAnsi="Courier New"/>
          <w:sz w:val="16"/>
        </w:rPr>
        <w:t>This process might appea</w:t>
      </w:r>
      <w:r w:rsidR="009A789C">
        <w:rPr>
          <w:rFonts w:ascii="Courier New" w:eastAsia="Courier New" w:hAnsi="Courier New"/>
          <w:sz w:val="16"/>
        </w:rPr>
        <w:t>r useless</w:t>
      </w:r>
      <w:r>
        <w:rPr>
          <w:rFonts w:ascii="Courier New" w:eastAsia="Courier New" w:hAnsi="Courier New"/>
          <w:sz w:val="16"/>
        </w:rPr>
        <w:t xml:space="preserve"> but it’s</w:t>
      </w:r>
      <w:r w:rsidR="004200E4">
        <w:rPr>
          <w:rFonts w:ascii="Courier New" w:eastAsia="Courier New" w:hAnsi="Courier New"/>
          <w:sz w:val="16"/>
        </w:rPr>
        <w:t xml:space="preserve"> a</w:t>
      </w:r>
      <w:r>
        <w:rPr>
          <w:rFonts w:ascii="Courier New" w:eastAsia="Courier New" w:hAnsi="Courier New"/>
          <w:sz w:val="16"/>
        </w:rPr>
        <w:t xml:space="preserve"> </w:t>
      </w:r>
      <w:r w:rsidR="009A789C">
        <w:rPr>
          <w:rFonts w:ascii="Courier New" w:eastAsia="Courier New" w:hAnsi="Courier New"/>
          <w:sz w:val="16"/>
        </w:rPr>
        <w:t>fundamental step especially for live sessions. In fact</w:t>
      </w:r>
      <w:r>
        <w:rPr>
          <w:rFonts w:ascii="Courier New" w:eastAsia="Courier New" w:hAnsi="Courier New"/>
          <w:sz w:val="16"/>
        </w:rPr>
        <w:t xml:space="preserve">, doing this, index object won’t be re-created each time that curves changes due to the updating of market values. In fact, when a user want to create a model using </w:t>
      </w:r>
      <w:proofErr w:type="spellStart"/>
      <w:r w:rsidRPr="00BC2847">
        <w:rPr>
          <w:rFonts w:ascii="Courier New" w:eastAsia="Courier New" w:hAnsi="Courier New"/>
          <w:i/>
          <w:sz w:val="16"/>
        </w:rPr>
        <w:t>QuantLibXL</w:t>
      </w:r>
      <w:proofErr w:type="spellEnd"/>
      <w:r>
        <w:rPr>
          <w:rFonts w:ascii="Courier New" w:eastAsia="Courier New" w:hAnsi="Courier New"/>
          <w:sz w:val="16"/>
        </w:rPr>
        <w:t xml:space="preserve">, must keep in mind that the best practice is to build each object </w:t>
      </w:r>
      <w:r w:rsidRPr="00BC2847">
        <w:rPr>
          <w:rFonts w:ascii="Courier New" w:eastAsia="Courier New" w:hAnsi="Courier New"/>
          <w:b/>
          <w:sz w:val="16"/>
          <w:highlight w:val="yellow"/>
          <w:u w:val="single"/>
        </w:rPr>
        <w:t>just one time</w:t>
      </w:r>
      <w:r>
        <w:rPr>
          <w:rFonts w:ascii="Courier New" w:eastAsia="Courier New" w:hAnsi="Courier New"/>
          <w:sz w:val="16"/>
        </w:rPr>
        <w:t xml:space="preserve"> because, every time an object is created, </w:t>
      </w:r>
      <w:r w:rsidR="009A789C">
        <w:rPr>
          <w:rFonts w:ascii="Courier New" w:eastAsia="Courier New" w:hAnsi="Courier New"/>
          <w:sz w:val="16"/>
        </w:rPr>
        <w:t xml:space="preserve">Excel </w:t>
      </w:r>
      <w:r>
        <w:rPr>
          <w:rFonts w:ascii="Courier New" w:eastAsia="Courier New" w:hAnsi="Courier New"/>
          <w:sz w:val="16"/>
        </w:rPr>
        <w:t>allocates memory and this can overload the entire framework.</w:t>
      </w:r>
    </w:p>
    <w:p w:rsidR="00BC2847" w:rsidRDefault="00BC2847" w:rsidP="00BC2847">
      <w:pPr>
        <w:tabs>
          <w:tab w:val="left" w:pos="1080"/>
        </w:tabs>
        <w:spacing w:line="269" w:lineRule="auto"/>
        <w:ind w:right="200"/>
        <w:rPr>
          <w:rFonts w:ascii="Courier New" w:eastAsia="Courier New" w:hAnsi="Courier New"/>
          <w:sz w:val="16"/>
        </w:rPr>
      </w:pPr>
    </w:p>
    <w:p w:rsidR="00203CF9" w:rsidRPr="00222A46" w:rsidRDefault="00203CF9" w:rsidP="00BC2847">
      <w:pPr>
        <w:tabs>
          <w:tab w:val="left" w:pos="1080"/>
        </w:tabs>
        <w:spacing w:line="269" w:lineRule="auto"/>
        <w:ind w:right="200"/>
        <w:rPr>
          <w:rFonts w:ascii="Courier New" w:eastAsia="Courier New" w:hAnsi="Courier New"/>
          <w:sz w:val="16"/>
        </w:rPr>
      </w:pPr>
    </w:p>
    <w:p w:rsidR="00C55271" w:rsidRDefault="00222A46" w:rsidP="00C55271">
      <w:pPr>
        <w:numPr>
          <w:ilvl w:val="0"/>
          <w:numId w:val="1"/>
        </w:numPr>
        <w:tabs>
          <w:tab w:val="left" w:pos="1080"/>
        </w:tabs>
        <w:spacing w:line="269" w:lineRule="auto"/>
        <w:ind w:right="200"/>
        <w:jc w:val="both"/>
        <w:rPr>
          <w:rFonts w:ascii="Courier New" w:eastAsia="Courier New" w:hAnsi="Courier New"/>
          <w:sz w:val="16"/>
        </w:rPr>
      </w:pPr>
      <w:r>
        <w:rPr>
          <w:rFonts w:ascii="Courier New" w:eastAsia="Courier New" w:hAnsi="Courier New"/>
          <w:b/>
          <w:sz w:val="16"/>
          <w:u w:val="single"/>
        </w:rPr>
        <w:t>Other sheets</w:t>
      </w:r>
      <w:r w:rsidRPr="00222A46">
        <w:rPr>
          <w:rFonts w:ascii="Courier New" w:eastAsia="Courier New" w:hAnsi="Courier New"/>
          <w:sz w:val="16"/>
        </w:rPr>
        <w:t>:</w:t>
      </w:r>
      <w:r>
        <w:rPr>
          <w:rFonts w:ascii="Courier New" w:eastAsia="Courier New" w:hAnsi="Courier New"/>
          <w:sz w:val="16"/>
        </w:rPr>
        <w:t xml:space="preserve"> all other sheets have the task to create an object for each market instruments and then associate to this object a market quote taken directly from </w:t>
      </w:r>
      <w:r w:rsidRPr="00F876E4">
        <w:rPr>
          <w:rFonts w:ascii="Courier New" w:eastAsia="Courier New" w:hAnsi="Courier New"/>
          <w:i/>
          <w:sz w:val="16"/>
        </w:rPr>
        <w:t>Thomson Reuters</w:t>
      </w:r>
      <w:r>
        <w:rPr>
          <w:rFonts w:ascii="Courier New" w:eastAsia="Courier New" w:hAnsi="Courier New"/>
          <w:i/>
          <w:sz w:val="16"/>
        </w:rPr>
        <w:t xml:space="preserve">. </w:t>
      </w:r>
      <w:r>
        <w:rPr>
          <w:rFonts w:ascii="Courier New" w:eastAsia="Courier New" w:hAnsi="Courier New"/>
          <w:sz w:val="16"/>
        </w:rPr>
        <w:t xml:space="preserve">This process will be helpful in the </w:t>
      </w:r>
      <w:proofErr w:type="spellStart"/>
      <w:r w:rsidRPr="005568D6">
        <w:rPr>
          <w:rFonts w:ascii="Courier New" w:eastAsia="Courier New" w:hAnsi="Courier New"/>
          <w:i/>
          <w:sz w:val="16"/>
        </w:rPr>
        <w:t>CurveBoostrapping</w:t>
      </w:r>
      <w:proofErr w:type="spellEnd"/>
      <w:r>
        <w:rPr>
          <w:rFonts w:ascii="Courier New" w:eastAsia="Courier New" w:hAnsi="Courier New"/>
          <w:sz w:val="16"/>
        </w:rPr>
        <w:t xml:space="preserve"> workbook in which you will be able to filter and select the best set of instruments that will be included in the bootstrap algorithm.</w:t>
      </w:r>
    </w:p>
    <w:p w:rsidR="00222A46" w:rsidRPr="00C55271" w:rsidRDefault="00C55271" w:rsidP="00C55271">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E</w:t>
      </w:r>
      <w:r w:rsidR="00A6167F" w:rsidRPr="00C55271">
        <w:rPr>
          <w:rFonts w:ascii="Courier New" w:eastAsia="Courier New" w:hAnsi="Courier New"/>
          <w:sz w:val="16"/>
        </w:rPr>
        <w:t xml:space="preserve">ach sheet </w:t>
      </w:r>
      <w:r>
        <w:rPr>
          <w:rFonts w:ascii="Courier New" w:eastAsia="Courier New" w:hAnsi="Courier New"/>
          <w:sz w:val="16"/>
        </w:rPr>
        <w:t xml:space="preserve">is devoted to a particular market instruments and characterized by </w:t>
      </w:r>
      <w:r w:rsidR="00A6167F" w:rsidRPr="00C55271">
        <w:rPr>
          <w:rFonts w:ascii="Courier New" w:eastAsia="Courier New" w:hAnsi="Courier New"/>
          <w:sz w:val="16"/>
        </w:rPr>
        <w:t xml:space="preserve">different columns with different values like the </w:t>
      </w:r>
      <w:r>
        <w:rPr>
          <w:rFonts w:ascii="Courier New" w:eastAsia="Courier New" w:hAnsi="Courier New"/>
          <w:sz w:val="16"/>
        </w:rPr>
        <w:t xml:space="preserve">figure </w:t>
      </w:r>
      <w:r w:rsidR="00A6167F" w:rsidRPr="00C55271">
        <w:rPr>
          <w:rFonts w:ascii="Courier New" w:eastAsia="Courier New" w:hAnsi="Courier New"/>
          <w:sz w:val="16"/>
        </w:rPr>
        <w:t>below:</w:t>
      </w:r>
    </w:p>
    <w:p w:rsidR="00A6167F" w:rsidRDefault="00A6167F" w:rsidP="00A6167F">
      <w:pPr>
        <w:tabs>
          <w:tab w:val="left" w:pos="1080"/>
        </w:tabs>
        <w:spacing w:line="269" w:lineRule="auto"/>
        <w:ind w:right="200"/>
        <w:jc w:val="both"/>
        <w:rPr>
          <w:rFonts w:ascii="Courier New" w:eastAsia="Courier New" w:hAnsi="Courier New"/>
          <w:sz w:val="16"/>
        </w:rPr>
      </w:pPr>
    </w:p>
    <w:p w:rsidR="00A6167F" w:rsidRDefault="00A6167F" w:rsidP="00A6167F">
      <w:pPr>
        <w:tabs>
          <w:tab w:val="left" w:pos="1080"/>
        </w:tabs>
        <w:spacing w:line="269" w:lineRule="auto"/>
        <w:ind w:right="200"/>
        <w:jc w:val="both"/>
        <w:rPr>
          <w:rFonts w:ascii="Courier New" w:eastAsia="Courier New" w:hAnsi="Courier New"/>
          <w:sz w:val="16"/>
        </w:rPr>
      </w:pPr>
    </w:p>
    <w:p w:rsidR="00A6167F" w:rsidRDefault="00AE2BFA" w:rsidP="00A6167F">
      <w:pPr>
        <w:tabs>
          <w:tab w:val="left" w:pos="1080"/>
        </w:tabs>
        <w:spacing w:line="269" w:lineRule="auto"/>
        <w:ind w:right="200"/>
        <w:jc w:val="center"/>
        <w:rPr>
          <w:rFonts w:ascii="Courier New" w:eastAsia="Courier New" w:hAnsi="Courier New"/>
          <w:sz w:val="16"/>
        </w:rPr>
      </w:pPr>
      <w:r>
        <w:rPr>
          <w:noProof/>
        </w:rPr>
        <w:drawing>
          <wp:inline distT="0" distB="0" distL="0" distR="0">
            <wp:extent cx="3942080" cy="198945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2080" cy="1989455"/>
                    </a:xfrm>
                    <a:prstGeom prst="rect">
                      <a:avLst/>
                    </a:prstGeom>
                    <a:noFill/>
                    <a:ln>
                      <a:noFill/>
                    </a:ln>
                  </pic:spPr>
                </pic:pic>
              </a:graphicData>
            </a:graphic>
          </wp:inline>
        </w:drawing>
      </w:r>
    </w:p>
    <w:p w:rsidR="00222A46" w:rsidRPr="00222A46" w:rsidRDefault="00222A46" w:rsidP="00222A46">
      <w:pPr>
        <w:tabs>
          <w:tab w:val="left" w:pos="1080"/>
        </w:tabs>
        <w:spacing w:line="269" w:lineRule="auto"/>
        <w:ind w:right="200"/>
        <w:jc w:val="both"/>
        <w:rPr>
          <w:rFonts w:ascii="Courier New" w:eastAsia="Courier New" w:hAnsi="Courier New"/>
          <w:sz w:val="16"/>
        </w:rPr>
      </w:pPr>
    </w:p>
    <w:p w:rsidR="002E0DE2" w:rsidRDefault="002E0DE2" w:rsidP="002E0DE2">
      <w:pPr>
        <w:tabs>
          <w:tab w:val="left" w:pos="1080"/>
        </w:tabs>
        <w:spacing w:line="269" w:lineRule="auto"/>
        <w:ind w:right="200"/>
        <w:jc w:val="both"/>
        <w:rPr>
          <w:rFonts w:ascii="Courier New" w:eastAsia="Courier New" w:hAnsi="Courier New"/>
          <w:sz w:val="16"/>
        </w:rPr>
      </w:pPr>
    </w:p>
    <w:p w:rsidR="00203CF9" w:rsidRDefault="00203CF9" w:rsidP="002E0DE2">
      <w:pPr>
        <w:tabs>
          <w:tab w:val="left" w:pos="1080"/>
        </w:tabs>
        <w:spacing w:line="269" w:lineRule="auto"/>
        <w:ind w:right="200"/>
        <w:jc w:val="both"/>
        <w:rPr>
          <w:rFonts w:ascii="Courier New" w:eastAsia="Courier New" w:hAnsi="Courier New"/>
          <w:sz w:val="16"/>
        </w:rPr>
      </w:pPr>
    </w:p>
    <w:p w:rsidR="002E0DE2" w:rsidRDefault="00A6167F" w:rsidP="002E0DE2">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In the </w:t>
      </w:r>
      <w:r w:rsidRPr="007A4F22">
        <w:rPr>
          <w:rFonts w:ascii="Courier New" w:eastAsia="Courier New" w:hAnsi="Courier New"/>
          <w:b/>
          <w:sz w:val="16"/>
          <w:highlight w:val="yellow"/>
          <w:u w:val="single"/>
        </w:rPr>
        <w:t>Mid</w:t>
      </w:r>
      <w:r>
        <w:rPr>
          <w:rFonts w:ascii="Courier New" w:eastAsia="Courier New" w:hAnsi="Courier New"/>
          <w:sz w:val="16"/>
        </w:rPr>
        <w:t xml:space="preserve"> column you find the Live Thomson Reuters quotes and, in the </w:t>
      </w:r>
      <w:r w:rsidRPr="007A4F22">
        <w:rPr>
          <w:rFonts w:ascii="Courier New" w:eastAsia="Courier New" w:hAnsi="Courier New"/>
          <w:b/>
          <w:sz w:val="16"/>
          <w:highlight w:val="yellow"/>
          <w:u w:val="single"/>
        </w:rPr>
        <w:t>Static</w:t>
      </w:r>
      <w:r>
        <w:rPr>
          <w:rFonts w:ascii="Courier New" w:eastAsia="Courier New" w:hAnsi="Courier New"/>
          <w:sz w:val="16"/>
        </w:rPr>
        <w:t xml:space="preserve"> column, the historical ones referred to the old date (see the general settings Last Update cell). If you have launched a live session, the </w:t>
      </w:r>
      <w:r w:rsidRPr="007A4F22">
        <w:rPr>
          <w:rFonts w:ascii="Courier New" w:eastAsia="Courier New" w:hAnsi="Courier New"/>
          <w:b/>
          <w:sz w:val="16"/>
          <w:highlight w:val="yellow"/>
          <w:u w:val="single"/>
        </w:rPr>
        <w:t>Effective</w:t>
      </w:r>
      <w:r>
        <w:rPr>
          <w:rFonts w:ascii="Courier New" w:eastAsia="Courier New" w:hAnsi="Courier New"/>
          <w:sz w:val="16"/>
        </w:rPr>
        <w:t xml:space="preserve"> column takes </w:t>
      </w:r>
      <w:r w:rsidRPr="007A4F22">
        <w:rPr>
          <w:rFonts w:ascii="Courier New" w:eastAsia="Courier New" w:hAnsi="Courier New"/>
          <w:b/>
          <w:sz w:val="16"/>
          <w:highlight w:val="yellow"/>
          <w:u w:val="single"/>
        </w:rPr>
        <w:t>Mid</w:t>
      </w:r>
      <w:r w:rsidR="0079433C">
        <w:rPr>
          <w:rFonts w:ascii="Courier New" w:eastAsia="Courier New" w:hAnsi="Courier New"/>
          <w:sz w:val="16"/>
        </w:rPr>
        <w:t xml:space="preserve"> column data, </w:t>
      </w:r>
      <w:r>
        <w:rPr>
          <w:rFonts w:ascii="Courier New" w:eastAsia="Courier New" w:hAnsi="Courier New"/>
          <w:sz w:val="16"/>
        </w:rPr>
        <w:t xml:space="preserve">otherwise it takes the </w:t>
      </w:r>
      <w:r w:rsidRPr="007A4F22">
        <w:rPr>
          <w:rFonts w:ascii="Courier New" w:eastAsia="Courier New" w:hAnsi="Courier New"/>
          <w:b/>
          <w:sz w:val="16"/>
          <w:highlight w:val="yellow"/>
          <w:u w:val="single"/>
        </w:rPr>
        <w:t>Static</w:t>
      </w:r>
      <w:r>
        <w:rPr>
          <w:rFonts w:ascii="Courier New" w:eastAsia="Courier New" w:hAnsi="Courier New"/>
          <w:sz w:val="16"/>
        </w:rPr>
        <w:t xml:space="preserve"> column data. </w:t>
      </w:r>
    </w:p>
    <w:p w:rsidR="00203CF9" w:rsidRDefault="00A6167F" w:rsidP="00AA7CA6">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Finally </w:t>
      </w:r>
      <w:r w:rsidR="007A4F22">
        <w:rPr>
          <w:rFonts w:ascii="Courier New" w:eastAsia="Courier New" w:hAnsi="Courier New"/>
          <w:sz w:val="16"/>
        </w:rPr>
        <w:t xml:space="preserve">the </w:t>
      </w:r>
      <w:r w:rsidRPr="007A4F22">
        <w:rPr>
          <w:rFonts w:ascii="Courier New" w:eastAsia="Courier New" w:hAnsi="Courier New"/>
          <w:b/>
          <w:sz w:val="16"/>
          <w:highlight w:val="yellow"/>
          <w:u w:val="single"/>
        </w:rPr>
        <w:t>Change</w:t>
      </w:r>
      <w:r>
        <w:rPr>
          <w:rFonts w:ascii="Courier New" w:eastAsia="Courier New" w:hAnsi="Courier New"/>
          <w:sz w:val="16"/>
        </w:rPr>
        <w:t xml:space="preserve"> column calculate the percentage change in market quotes </w:t>
      </w:r>
      <w:r w:rsidR="007A4F22">
        <w:rPr>
          <w:rFonts w:ascii="Courier New" w:eastAsia="Courier New" w:hAnsi="Courier New"/>
          <w:sz w:val="16"/>
        </w:rPr>
        <w:t>(useful in Live sessions).</w:t>
      </w:r>
    </w:p>
    <w:p w:rsidR="00203CF9" w:rsidRDefault="00203CF9"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D5188B" w:rsidRDefault="00D5188B" w:rsidP="00AA7CA6">
      <w:pPr>
        <w:tabs>
          <w:tab w:val="left" w:pos="1080"/>
        </w:tabs>
        <w:spacing w:line="269" w:lineRule="auto"/>
        <w:ind w:right="200"/>
        <w:jc w:val="both"/>
        <w:rPr>
          <w:rFonts w:ascii="Courier New" w:eastAsia="Courier New" w:hAnsi="Courier New"/>
          <w:sz w:val="16"/>
        </w:rPr>
      </w:pPr>
    </w:p>
    <w:p w:rsidR="00AA7CA6" w:rsidRPr="00203CF9" w:rsidRDefault="00AA7CA6" w:rsidP="00AA7CA6">
      <w:pPr>
        <w:tabs>
          <w:tab w:val="left" w:pos="1080"/>
        </w:tabs>
        <w:spacing w:line="269" w:lineRule="auto"/>
        <w:ind w:right="200"/>
        <w:jc w:val="both"/>
        <w:rPr>
          <w:rFonts w:ascii="Courier New" w:eastAsia="Courier New" w:hAnsi="Courier New"/>
          <w:sz w:val="16"/>
        </w:rPr>
      </w:pPr>
      <w:r w:rsidRPr="00AA7CA6">
        <w:rPr>
          <w:rFonts w:ascii="Courier New" w:eastAsia="Courier New" w:hAnsi="Courier New"/>
          <w:b/>
          <w:sz w:val="24"/>
          <w:szCs w:val="24"/>
        </w:rPr>
        <w:t xml:space="preserve">- </w:t>
      </w:r>
      <w:proofErr w:type="spellStart"/>
      <w:r w:rsidRPr="00AA7CA6">
        <w:rPr>
          <w:rFonts w:ascii="Courier New" w:eastAsia="Courier New" w:hAnsi="Courier New"/>
          <w:b/>
          <w:sz w:val="24"/>
          <w:szCs w:val="24"/>
        </w:rPr>
        <w:t>JumpQuotesFeedON</w:t>
      </w:r>
      <w:proofErr w:type="spellEnd"/>
    </w:p>
    <w:p w:rsidR="002E0DE2" w:rsidRDefault="002E0DE2" w:rsidP="002E0DE2">
      <w:pPr>
        <w:tabs>
          <w:tab w:val="left" w:pos="1080"/>
        </w:tabs>
        <w:spacing w:line="269" w:lineRule="auto"/>
        <w:ind w:right="200"/>
        <w:jc w:val="both"/>
        <w:rPr>
          <w:rFonts w:ascii="Courier New" w:eastAsia="Courier New" w:hAnsi="Courier New"/>
          <w:sz w:val="16"/>
        </w:rPr>
      </w:pPr>
    </w:p>
    <w:p w:rsidR="00AA7CA6" w:rsidRDefault="00AA7CA6" w:rsidP="002E0DE2">
      <w:pPr>
        <w:tabs>
          <w:tab w:val="left" w:pos="1080"/>
        </w:tabs>
        <w:spacing w:line="269" w:lineRule="auto"/>
        <w:ind w:right="200"/>
        <w:jc w:val="both"/>
        <w:rPr>
          <w:rFonts w:ascii="Courier New" w:eastAsia="Courier New" w:hAnsi="Courier New"/>
          <w:sz w:val="16"/>
        </w:rPr>
      </w:pPr>
    </w:p>
    <w:p w:rsidR="00AA7CA6" w:rsidRDefault="00083D66" w:rsidP="002E0DE2">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Like </w:t>
      </w:r>
      <w:r w:rsidR="00DD1B64">
        <w:rPr>
          <w:rFonts w:ascii="Courier New" w:eastAsia="Courier New" w:hAnsi="Courier New"/>
          <w:sz w:val="16"/>
        </w:rPr>
        <w:t xml:space="preserve">the </w:t>
      </w:r>
      <w:r w:rsidR="00E06A17">
        <w:rPr>
          <w:rFonts w:ascii="Courier New" w:eastAsia="Courier New" w:hAnsi="Courier New"/>
          <w:sz w:val="16"/>
        </w:rPr>
        <w:t>previous workbooks</w:t>
      </w:r>
      <w:r w:rsidR="00A5189C">
        <w:rPr>
          <w:rFonts w:ascii="Courier New" w:eastAsia="Courier New" w:hAnsi="Courier New"/>
          <w:sz w:val="16"/>
        </w:rPr>
        <w:t xml:space="preserve"> let’s begin from general settings.</w:t>
      </w:r>
    </w:p>
    <w:p w:rsidR="00A5189C" w:rsidRDefault="00A5189C" w:rsidP="002E0DE2">
      <w:pPr>
        <w:tabs>
          <w:tab w:val="left" w:pos="1080"/>
        </w:tabs>
        <w:spacing w:line="269" w:lineRule="auto"/>
        <w:ind w:right="200"/>
        <w:jc w:val="both"/>
        <w:rPr>
          <w:rFonts w:ascii="Courier New" w:eastAsia="Courier New" w:hAnsi="Courier New"/>
          <w:sz w:val="16"/>
        </w:rPr>
      </w:pPr>
    </w:p>
    <w:p w:rsidR="00576D00" w:rsidRDefault="00A5189C" w:rsidP="007C040E">
      <w:pPr>
        <w:numPr>
          <w:ilvl w:val="0"/>
          <w:numId w:val="14"/>
        </w:numPr>
        <w:tabs>
          <w:tab w:val="left" w:pos="1080"/>
        </w:tabs>
        <w:spacing w:line="269" w:lineRule="auto"/>
        <w:ind w:right="200"/>
        <w:jc w:val="both"/>
        <w:rPr>
          <w:rFonts w:ascii="Courier New" w:eastAsia="Courier New" w:hAnsi="Courier New"/>
          <w:sz w:val="16"/>
        </w:rPr>
      </w:pPr>
      <w:r w:rsidRPr="00A5189C">
        <w:rPr>
          <w:rFonts w:ascii="Courier New" w:eastAsia="Courier New" w:hAnsi="Courier New"/>
          <w:b/>
          <w:sz w:val="16"/>
          <w:u w:val="single"/>
        </w:rPr>
        <w:t>General settings</w:t>
      </w:r>
      <w:r>
        <w:rPr>
          <w:rFonts w:ascii="Courier New" w:eastAsia="Courier New" w:hAnsi="Courier New"/>
          <w:b/>
          <w:sz w:val="16"/>
          <w:u w:val="single"/>
        </w:rPr>
        <w:t>:</w:t>
      </w:r>
      <w:r>
        <w:rPr>
          <w:rFonts w:ascii="Courier New" w:eastAsia="Courier New" w:hAnsi="Courier New"/>
          <w:sz w:val="16"/>
        </w:rPr>
        <w:t xml:space="preserve"> the first </w:t>
      </w:r>
      <w:r w:rsidR="00E54EA6">
        <w:rPr>
          <w:rFonts w:ascii="Courier New" w:eastAsia="Courier New" w:hAnsi="Courier New"/>
          <w:sz w:val="16"/>
        </w:rPr>
        <w:t xml:space="preserve">jump analysis step is </w:t>
      </w:r>
      <w:r>
        <w:rPr>
          <w:rFonts w:ascii="Courier New" w:eastAsia="Courier New" w:hAnsi="Courier New"/>
          <w:sz w:val="16"/>
        </w:rPr>
        <w:t>to bootstrap an overnight curve till 2Y</w:t>
      </w:r>
      <w:r w:rsidR="00A10A2E">
        <w:rPr>
          <w:rFonts w:ascii="Courier New" w:eastAsia="Courier New" w:hAnsi="Courier New"/>
          <w:sz w:val="16"/>
        </w:rPr>
        <w:t xml:space="preserve"> in which jumps are not considered</w:t>
      </w:r>
      <w:r>
        <w:rPr>
          <w:rFonts w:ascii="Courier New" w:eastAsia="Courier New" w:hAnsi="Courier New"/>
          <w:sz w:val="16"/>
        </w:rPr>
        <w:t xml:space="preserve">. </w:t>
      </w:r>
    </w:p>
    <w:p w:rsidR="00576D00" w:rsidRDefault="00576D00" w:rsidP="00576D00">
      <w:pPr>
        <w:tabs>
          <w:tab w:val="left" w:pos="1080"/>
        </w:tabs>
        <w:spacing w:line="269" w:lineRule="auto"/>
        <w:ind w:left="720" w:right="200"/>
        <w:jc w:val="both"/>
        <w:rPr>
          <w:rFonts w:ascii="Courier New" w:eastAsia="Courier New" w:hAnsi="Courier New"/>
          <w:sz w:val="16"/>
        </w:rPr>
      </w:pPr>
    </w:p>
    <w:p w:rsidR="00A5189C" w:rsidRDefault="00A5189C" w:rsidP="007C040E">
      <w:pPr>
        <w:numPr>
          <w:ilvl w:val="0"/>
          <w:numId w:val="15"/>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The characteristics of this curve can be changed as usual but the important thing actually is to check if the calibration is working simply looking to </w:t>
      </w:r>
      <w:r w:rsidRPr="0064077E">
        <w:rPr>
          <w:rFonts w:ascii="Courier New" w:eastAsia="Courier New" w:hAnsi="Courier New"/>
          <w:b/>
          <w:sz w:val="16"/>
          <w:highlight w:val="yellow"/>
          <w:u w:val="single"/>
        </w:rPr>
        <w:t>D18</w:t>
      </w:r>
      <w:r>
        <w:rPr>
          <w:rFonts w:ascii="Courier New" w:eastAsia="Courier New" w:hAnsi="Courier New"/>
          <w:sz w:val="16"/>
        </w:rPr>
        <w:t>-</w:t>
      </w:r>
      <w:r w:rsidRPr="0064077E">
        <w:rPr>
          <w:rFonts w:ascii="Courier New" w:eastAsia="Courier New" w:hAnsi="Courier New"/>
          <w:b/>
          <w:sz w:val="16"/>
          <w:highlight w:val="yellow"/>
          <w:u w:val="single"/>
        </w:rPr>
        <w:t>D19</w:t>
      </w:r>
      <w:r>
        <w:rPr>
          <w:rFonts w:ascii="Courier New" w:eastAsia="Courier New" w:hAnsi="Courier New"/>
          <w:sz w:val="16"/>
        </w:rPr>
        <w:t xml:space="preserve"> cells</w:t>
      </w:r>
    </w:p>
    <w:p w:rsidR="00A5189C" w:rsidRDefault="00A5189C" w:rsidP="00A5189C">
      <w:pPr>
        <w:tabs>
          <w:tab w:val="left" w:pos="1080"/>
        </w:tabs>
        <w:spacing w:line="269" w:lineRule="auto"/>
        <w:ind w:right="200"/>
        <w:rPr>
          <w:rFonts w:ascii="Courier New" w:eastAsia="Courier New" w:hAnsi="Courier New"/>
          <w:sz w:val="16"/>
        </w:rPr>
      </w:pPr>
    </w:p>
    <w:p w:rsidR="00A5189C" w:rsidRDefault="00A5189C" w:rsidP="00A5189C">
      <w:pPr>
        <w:tabs>
          <w:tab w:val="left" w:pos="1080"/>
        </w:tabs>
        <w:spacing w:line="269" w:lineRule="auto"/>
        <w:ind w:right="200"/>
        <w:jc w:val="center"/>
      </w:pPr>
    </w:p>
    <w:p w:rsidR="00A5189C" w:rsidRPr="00A5189C" w:rsidRDefault="00AE2BFA" w:rsidP="00A5189C">
      <w:pPr>
        <w:tabs>
          <w:tab w:val="left" w:pos="1080"/>
        </w:tabs>
        <w:spacing w:line="269" w:lineRule="auto"/>
        <w:ind w:right="200"/>
        <w:jc w:val="center"/>
        <w:rPr>
          <w:rFonts w:ascii="Courier New" w:eastAsia="Courier New" w:hAnsi="Courier New"/>
          <w:sz w:val="16"/>
        </w:rPr>
      </w:pPr>
      <w:r>
        <w:rPr>
          <w:noProof/>
        </w:rPr>
        <w:drawing>
          <wp:inline distT="0" distB="0" distL="0" distR="0">
            <wp:extent cx="3571240" cy="593090"/>
            <wp:effectExtent l="0" t="0" r="0" b="0"/>
            <wp:docPr id="24" name="Picture 24" descr="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240" cy="593090"/>
                    </a:xfrm>
                    <a:prstGeom prst="rect">
                      <a:avLst/>
                    </a:prstGeom>
                    <a:noFill/>
                    <a:ln>
                      <a:noFill/>
                    </a:ln>
                  </pic:spPr>
                </pic:pic>
              </a:graphicData>
            </a:graphic>
          </wp:inline>
        </w:drawing>
      </w:r>
    </w:p>
    <w:p w:rsidR="002E0DE2" w:rsidRDefault="002E0DE2" w:rsidP="002E0DE2">
      <w:pPr>
        <w:tabs>
          <w:tab w:val="left" w:pos="1080"/>
        </w:tabs>
        <w:spacing w:line="269" w:lineRule="auto"/>
        <w:ind w:right="200"/>
        <w:jc w:val="both"/>
        <w:rPr>
          <w:rFonts w:ascii="Courier New" w:eastAsia="Courier New" w:hAnsi="Courier New"/>
          <w:sz w:val="16"/>
        </w:rPr>
      </w:pPr>
    </w:p>
    <w:p w:rsidR="002E0DE2" w:rsidRDefault="002E0DE2" w:rsidP="002E0DE2">
      <w:pPr>
        <w:tabs>
          <w:tab w:val="left" w:pos="1080"/>
        </w:tabs>
        <w:spacing w:line="269" w:lineRule="auto"/>
        <w:ind w:right="200"/>
        <w:jc w:val="both"/>
        <w:rPr>
          <w:rFonts w:ascii="Courier New" w:eastAsia="Courier New" w:hAnsi="Courier New"/>
          <w:sz w:val="16"/>
        </w:rPr>
      </w:pPr>
    </w:p>
    <w:p w:rsidR="002E0DE2" w:rsidRDefault="00083D66" w:rsidP="00576D00">
      <w:pPr>
        <w:tabs>
          <w:tab w:val="left" w:pos="1080"/>
        </w:tabs>
        <w:spacing w:line="269" w:lineRule="auto"/>
        <w:ind w:left="1080" w:right="200"/>
        <w:jc w:val="both"/>
        <w:rPr>
          <w:rFonts w:ascii="Courier New" w:eastAsia="Courier New" w:hAnsi="Courier New"/>
          <w:sz w:val="16"/>
        </w:rPr>
      </w:pPr>
      <w:r>
        <w:rPr>
          <w:rFonts w:ascii="Courier New" w:eastAsia="Courier New" w:hAnsi="Courier New"/>
          <w:sz w:val="16"/>
        </w:rPr>
        <w:t>If you see</w:t>
      </w:r>
      <w:r w:rsidR="00A5189C">
        <w:rPr>
          <w:rFonts w:ascii="Courier New" w:eastAsia="Courier New" w:hAnsi="Courier New"/>
          <w:sz w:val="16"/>
        </w:rPr>
        <w:t xml:space="preserve"> an erro</w:t>
      </w:r>
      <w:r w:rsidR="00576D00">
        <w:rPr>
          <w:rFonts w:ascii="Courier New" w:eastAsia="Courier New" w:hAnsi="Courier New"/>
          <w:sz w:val="16"/>
        </w:rPr>
        <w:t>r message there,</w:t>
      </w:r>
      <w:r w:rsidR="00936C0A">
        <w:rPr>
          <w:rFonts w:ascii="Courier New" w:eastAsia="Courier New" w:hAnsi="Courier New"/>
          <w:sz w:val="16"/>
        </w:rPr>
        <w:t xml:space="preserve"> please try to trigger </w:t>
      </w:r>
      <w:r w:rsidR="00576D00">
        <w:rPr>
          <w:rFonts w:ascii="Courier New" w:eastAsia="Courier New" w:hAnsi="Courier New"/>
          <w:sz w:val="16"/>
        </w:rPr>
        <w:t xml:space="preserve">or refresh the session. The error message can also be generated by the </w:t>
      </w:r>
      <w:r w:rsidR="00576D00" w:rsidRPr="00083D66">
        <w:rPr>
          <w:rFonts w:ascii="Courier New" w:eastAsia="Courier New" w:hAnsi="Courier New"/>
          <w:i/>
          <w:sz w:val="16"/>
        </w:rPr>
        <w:t>Thomson Reuters</w:t>
      </w:r>
      <w:r w:rsidR="00576D00">
        <w:rPr>
          <w:rFonts w:ascii="Courier New" w:eastAsia="Courier New" w:hAnsi="Courier New"/>
          <w:sz w:val="16"/>
        </w:rPr>
        <w:t xml:space="preserve"> connection, so, to control</w:t>
      </w:r>
      <w:r w:rsidR="00DD1B64">
        <w:rPr>
          <w:rFonts w:ascii="Courier New" w:eastAsia="Courier New" w:hAnsi="Courier New"/>
          <w:sz w:val="16"/>
        </w:rPr>
        <w:t xml:space="preserve"> it</w:t>
      </w:r>
      <w:r w:rsidR="00576D00">
        <w:rPr>
          <w:rFonts w:ascii="Courier New" w:eastAsia="Courier New" w:hAnsi="Courier New"/>
          <w:sz w:val="16"/>
        </w:rPr>
        <w:t xml:space="preserve">, please check </w:t>
      </w:r>
      <w:r w:rsidR="00576D00" w:rsidRPr="0064077E">
        <w:rPr>
          <w:rFonts w:ascii="Courier New" w:eastAsia="Courier New" w:hAnsi="Courier New"/>
          <w:b/>
          <w:sz w:val="16"/>
          <w:highlight w:val="yellow"/>
          <w:u w:val="single"/>
        </w:rPr>
        <w:t>D23</w:t>
      </w:r>
      <w:r w:rsidR="00576D00">
        <w:rPr>
          <w:rFonts w:ascii="Courier New" w:eastAsia="Courier New" w:hAnsi="Courier New"/>
          <w:sz w:val="16"/>
        </w:rPr>
        <w:t>-</w:t>
      </w:r>
      <w:r w:rsidR="00576D00" w:rsidRPr="0064077E">
        <w:rPr>
          <w:rFonts w:ascii="Courier New" w:eastAsia="Courier New" w:hAnsi="Courier New"/>
          <w:b/>
          <w:sz w:val="16"/>
          <w:highlight w:val="yellow"/>
          <w:u w:val="single"/>
        </w:rPr>
        <w:t>D24</w:t>
      </w:r>
      <w:r w:rsidR="00576D00">
        <w:rPr>
          <w:rFonts w:ascii="Courier New" w:eastAsia="Courier New" w:hAnsi="Courier New"/>
          <w:sz w:val="16"/>
        </w:rPr>
        <w:t xml:space="preserve"> cells.</w:t>
      </w:r>
    </w:p>
    <w:p w:rsidR="00576D00" w:rsidRDefault="00576D00" w:rsidP="00576D00">
      <w:pPr>
        <w:tabs>
          <w:tab w:val="left" w:pos="1080"/>
        </w:tabs>
        <w:spacing w:line="269" w:lineRule="auto"/>
        <w:ind w:left="1080" w:right="200"/>
        <w:jc w:val="both"/>
        <w:rPr>
          <w:rFonts w:ascii="Courier New" w:eastAsia="Courier New" w:hAnsi="Courier New"/>
          <w:sz w:val="16"/>
        </w:rPr>
      </w:pPr>
    </w:p>
    <w:p w:rsidR="0064077E" w:rsidRDefault="0064077E" w:rsidP="00576D00">
      <w:pPr>
        <w:tabs>
          <w:tab w:val="left" w:pos="1080"/>
        </w:tabs>
        <w:spacing w:line="269" w:lineRule="auto"/>
        <w:ind w:left="1080" w:right="200"/>
        <w:jc w:val="both"/>
        <w:rPr>
          <w:rFonts w:ascii="Courier New" w:eastAsia="Courier New" w:hAnsi="Courier New"/>
          <w:sz w:val="16"/>
        </w:rPr>
      </w:pPr>
    </w:p>
    <w:p w:rsidR="00576D00" w:rsidRDefault="00AE2BFA" w:rsidP="00576D00">
      <w:pPr>
        <w:tabs>
          <w:tab w:val="left" w:pos="1080"/>
        </w:tabs>
        <w:spacing w:line="269" w:lineRule="auto"/>
        <w:ind w:left="1080" w:right="200"/>
        <w:rPr>
          <w:rFonts w:ascii="Courier New" w:eastAsia="Courier New" w:hAnsi="Courier New"/>
          <w:sz w:val="16"/>
        </w:rPr>
      </w:pPr>
      <w:r>
        <w:rPr>
          <w:noProof/>
        </w:rPr>
        <w:drawing>
          <wp:inline distT="0" distB="0" distL="0" distR="0">
            <wp:extent cx="3564890" cy="58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4890" cy="581025"/>
                    </a:xfrm>
                    <a:prstGeom prst="rect">
                      <a:avLst/>
                    </a:prstGeom>
                    <a:noFill/>
                    <a:ln>
                      <a:noFill/>
                    </a:ln>
                  </pic:spPr>
                </pic:pic>
              </a:graphicData>
            </a:graphic>
          </wp:inline>
        </w:drawing>
      </w:r>
    </w:p>
    <w:p w:rsidR="00576D00" w:rsidRDefault="00576D00" w:rsidP="00576D00">
      <w:pPr>
        <w:tabs>
          <w:tab w:val="left" w:pos="1080"/>
        </w:tabs>
        <w:spacing w:line="269" w:lineRule="auto"/>
        <w:ind w:left="1080" w:right="200"/>
        <w:jc w:val="both"/>
        <w:rPr>
          <w:rFonts w:ascii="Courier New" w:eastAsia="Courier New" w:hAnsi="Courier New"/>
          <w:sz w:val="16"/>
        </w:rPr>
      </w:pPr>
    </w:p>
    <w:p w:rsidR="0064077E" w:rsidRDefault="0064077E" w:rsidP="00576D00">
      <w:pPr>
        <w:tabs>
          <w:tab w:val="left" w:pos="1080"/>
        </w:tabs>
        <w:spacing w:line="269" w:lineRule="auto"/>
        <w:ind w:left="1080" w:right="200"/>
        <w:jc w:val="both"/>
        <w:rPr>
          <w:rFonts w:ascii="Courier New" w:eastAsia="Courier New" w:hAnsi="Courier New"/>
          <w:sz w:val="16"/>
        </w:rPr>
      </w:pPr>
    </w:p>
    <w:p w:rsidR="00576D00" w:rsidRDefault="00576D00" w:rsidP="00576D00">
      <w:pPr>
        <w:tabs>
          <w:tab w:val="left" w:pos="1080"/>
        </w:tabs>
        <w:spacing w:line="269" w:lineRule="auto"/>
        <w:ind w:left="1080" w:right="200"/>
        <w:jc w:val="both"/>
        <w:rPr>
          <w:rFonts w:ascii="Courier New" w:eastAsia="Courier New" w:hAnsi="Courier New"/>
          <w:sz w:val="16"/>
        </w:rPr>
      </w:pPr>
    </w:p>
    <w:p w:rsidR="00576D00" w:rsidRDefault="00576D00" w:rsidP="00576D00">
      <w:pPr>
        <w:tabs>
          <w:tab w:val="left" w:pos="1080"/>
        </w:tabs>
        <w:spacing w:line="269" w:lineRule="auto"/>
        <w:ind w:left="1080" w:right="200"/>
        <w:jc w:val="both"/>
        <w:rPr>
          <w:rFonts w:ascii="Courier New" w:eastAsia="Courier New" w:hAnsi="Courier New"/>
          <w:sz w:val="16"/>
        </w:rPr>
      </w:pPr>
      <w:r>
        <w:rPr>
          <w:rFonts w:ascii="Courier New" w:eastAsia="Courier New" w:hAnsi="Courier New"/>
          <w:sz w:val="16"/>
        </w:rPr>
        <w:t>Remember that</w:t>
      </w:r>
      <w:r w:rsidR="0079433C">
        <w:rPr>
          <w:rFonts w:ascii="Courier New" w:eastAsia="Courier New" w:hAnsi="Courier New"/>
          <w:sz w:val="16"/>
        </w:rPr>
        <w:t>, in live sessions,</w:t>
      </w:r>
      <w:r w:rsidRPr="00576D00">
        <w:rPr>
          <w:rFonts w:ascii="Courier New" w:eastAsia="Courier New" w:hAnsi="Courier New"/>
          <w:i/>
          <w:sz w:val="16"/>
        </w:rPr>
        <w:t xml:space="preserve"> </w:t>
      </w:r>
      <w:proofErr w:type="spellStart"/>
      <w:r w:rsidRPr="00576D00">
        <w:rPr>
          <w:rFonts w:ascii="Courier New" w:eastAsia="Courier New" w:hAnsi="Courier New"/>
          <w:i/>
          <w:sz w:val="16"/>
        </w:rPr>
        <w:t>LiveDataFeed</w:t>
      </w:r>
      <w:proofErr w:type="spellEnd"/>
      <w:r>
        <w:rPr>
          <w:rFonts w:ascii="Courier New" w:eastAsia="Courier New" w:hAnsi="Courier New"/>
          <w:sz w:val="16"/>
        </w:rPr>
        <w:t xml:space="preserve"> must be</w:t>
      </w:r>
      <w:r w:rsidR="00083D66">
        <w:rPr>
          <w:rFonts w:ascii="Courier New" w:eastAsia="Courier New" w:hAnsi="Courier New"/>
          <w:sz w:val="16"/>
        </w:rPr>
        <w:t>:</w:t>
      </w:r>
      <w:r>
        <w:rPr>
          <w:rFonts w:ascii="Courier New" w:eastAsia="Courier New" w:hAnsi="Courier New"/>
          <w:sz w:val="16"/>
        </w:rPr>
        <w:t xml:space="preserve"> </w:t>
      </w:r>
      <w:r w:rsidR="00083D66">
        <w:rPr>
          <w:rFonts w:ascii="Courier New" w:eastAsia="Courier New" w:hAnsi="Courier New"/>
          <w:sz w:val="16"/>
        </w:rPr>
        <w:t>“</w:t>
      </w:r>
      <w:r>
        <w:rPr>
          <w:rFonts w:ascii="Courier New" w:eastAsia="Courier New" w:hAnsi="Courier New"/>
          <w:sz w:val="16"/>
        </w:rPr>
        <w:t>TRUE</w:t>
      </w:r>
      <w:r w:rsidR="00083D66">
        <w:rPr>
          <w:rFonts w:ascii="Courier New" w:eastAsia="Courier New" w:hAnsi="Courier New"/>
          <w:sz w:val="16"/>
        </w:rPr>
        <w:t>”</w:t>
      </w:r>
      <w:r>
        <w:rPr>
          <w:rFonts w:ascii="Courier New" w:eastAsia="Courier New" w:hAnsi="Courier New"/>
          <w:sz w:val="16"/>
        </w:rPr>
        <w:t xml:space="preserve"> and </w:t>
      </w:r>
      <w:proofErr w:type="spellStart"/>
      <w:r w:rsidRPr="00576D00">
        <w:rPr>
          <w:rFonts w:ascii="Courier New" w:eastAsia="Courier New" w:hAnsi="Courier New"/>
          <w:i/>
          <w:sz w:val="16"/>
        </w:rPr>
        <w:t>LastUpdate</w:t>
      </w:r>
      <w:proofErr w:type="spellEnd"/>
      <w:r>
        <w:rPr>
          <w:rFonts w:ascii="Courier New" w:eastAsia="Courier New" w:hAnsi="Courier New"/>
          <w:sz w:val="16"/>
        </w:rPr>
        <w:t xml:space="preserve"> must be [current-date] and [current-time].</w:t>
      </w:r>
    </w:p>
    <w:p w:rsidR="00A10A2E" w:rsidRDefault="00A10A2E" w:rsidP="00576D00">
      <w:pPr>
        <w:tabs>
          <w:tab w:val="left" w:pos="1080"/>
        </w:tabs>
        <w:spacing w:line="269" w:lineRule="auto"/>
        <w:ind w:left="1080" w:right="200"/>
        <w:jc w:val="both"/>
        <w:rPr>
          <w:rFonts w:ascii="Courier New" w:eastAsia="Courier New" w:hAnsi="Courier New"/>
          <w:sz w:val="16"/>
        </w:rPr>
      </w:pPr>
    </w:p>
    <w:p w:rsidR="0064077E" w:rsidRDefault="0064077E" w:rsidP="00576D00">
      <w:pPr>
        <w:tabs>
          <w:tab w:val="left" w:pos="1080"/>
        </w:tabs>
        <w:spacing w:line="269" w:lineRule="auto"/>
        <w:ind w:left="1080" w:right="200"/>
        <w:jc w:val="both"/>
        <w:rPr>
          <w:rFonts w:ascii="Courier New" w:eastAsia="Courier New" w:hAnsi="Courier New"/>
          <w:sz w:val="16"/>
        </w:rPr>
      </w:pPr>
    </w:p>
    <w:p w:rsidR="00936C0A" w:rsidRDefault="00936C0A" w:rsidP="00576D00">
      <w:pPr>
        <w:tabs>
          <w:tab w:val="left" w:pos="1080"/>
        </w:tabs>
        <w:spacing w:line="269" w:lineRule="auto"/>
        <w:ind w:left="1080" w:right="200"/>
        <w:jc w:val="both"/>
        <w:rPr>
          <w:rFonts w:ascii="Courier New" w:eastAsia="Courier New" w:hAnsi="Courier New"/>
          <w:sz w:val="16"/>
        </w:rPr>
      </w:pPr>
    </w:p>
    <w:p w:rsidR="00A10A2E" w:rsidRDefault="00A10A2E" w:rsidP="007C040E">
      <w:pPr>
        <w:numPr>
          <w:ilvl w:val="0"/>
          <w:numId w:val="15"/>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In this sheet you also find the Final Curve settings that is this workbook</w:t>
      </w:r>
      <w:r w:rsidR="00936C0A">
        <w:rPr>
          <w:rFonts w:ascii="Courier New" w:eastAsia="Courier New" w:hAnsi="Courier New"/>
          <w:sz w:val="16"/>
        </w:rPr>
        <w:t>’s</w:t>
      </w:r>
      <w:r>
        <w:rPr>
          <w:rFonts w:ascii="Courier New" w:eastAsia="Courier New" w:hAnsi="Courier New"/>
          <w:sz w:val="16"/>
        </w:rPr>
        <w:t xml:space="preserve"> outcome; in fact, cell </w:t>
      </w:r>
      <w:r w:rsidRPr="0064077E">
        <w:rPr>
          <w:rFonts w:ascii="Courier New" w:eastAsia="Courier New" w:hAnsi="Courier New"/>
          <w:b/>
          <w:sz w:val="16"/>
          <w:highlight w:val="yellow"/>
          <w:u w:val="single"/>
        </w:rPr>
        <w:t>I14</w:t>
      </w:r>
      <w:r>
        <w:rPr>
          <w:rFonts w:ascii="Courier New" w:eastAsia="Courier New" w:hAnsi="Courier New"/>
          <w:sz w:val="16"/>
        </w:rPr>
        <w:t xml:space="preserve"> represents the new</w:t>
      </w:r>
      <w:r w:rsidR="0064077E">
        <w:rPr>
          <w:rFonts w:ascii="Courier New" w:eastAsia="Courier New" w:hAnsi="Courier New"/>
          <w:sz w:val="16"/>
        </w:rPr>
        <w:t xml:space="preserve"> “jump-corrected”</w:t>
      </w:r>
      <w:r w:rsidR="00DD1B64">
        <w:rPr>
          <w:rFonts w:ascii="Courier New" w:eastAsia="Courier New" w:hAnsi="Courier New"/>
          <w:sz w:val="16"/>
        </w:rPr>
        <w:t xml:space="preserve"> overnight curve</w:t>
      </w:r>
      <w:r>
        <w:rPr>
          <w:rFonts w:ascii="Courier New" w:eastAsia="Courier New" w:hAnsi="Courier New"/>
          <w:sz w:val="16"/>
        </w:rPr>
        <w:t xml:space="preserve">. To check that this passage works, please remember that cells </w:t>
      </w:r>
      <w:r w:rsidRPr="0064077E">
        <w:rPr>
          <w:rFonts w:ascii="Courier New" w:eastAsia="Courier New" w:hAnsi="Courier New"/>
          <w:b/>
          <w:sz w:val="16"/>
          <w:highlight w:val="yellow"/>
          <w:u w:val="single"/>
        </w:rPr>
        <w:t>I18</w:t>
      </w:r>
      <w:r>
        <w:rPr>
          <w:rFonts w:ascii="Courier New" w:eastAsia="Courier New" w:hAnsi="Courier New"/>
          <w:sz w:val="16"/>
        </w:rPr>
        <w:t>-</w:t>
      </w:r>
      <w:r w:rsidRPr="0064077E">
        <w:rPr>
          <w:rFonts w:ascii="Courier New" w:eastAsia="Courier New" w:hAnsi="Courier New"/>
          <w:b/>
          <w:sz w:val="16"/>
          <w:highlight w:val="yellow"/>
          <w:u w:val="single"/>
        </w:rPr>
        <w:t>I19</w:t>
      </w:r>
      <w:r>
        <w:rPr>
          <w:rFonts w:ascii="Courier New" w:eastAsia="Courier New" w:hAnsi="Courier New"/>
          <w:sz w:val="16"/>
        </w:rPr>
        <w:t xml:space="preserve"> mustn’t contain an error message.</w:t>
      </w:r>
    </w:p>
    <w:p w:rsidR="00A10A2E" w:rsidRDefault="00A10A2E" w:rsidP="00A10A2E">
      <w:pPr>
        <w:tabs>
          <w:tab w:val="left" w:pos="1080"/>
        </w:tabs>
        <w:spacing w:line="269" w:lineRule="auto"/>
        <w:ind w:left="1080" w:right="200"/>
        <w:jc w:val="both"/>
        <w:rPr>
          <w:rFonts w:ascii="Courier New" w:eastAsia="Courier New" w:hAnsi="Courier New"/>
          <w:sz w:val="16"/>
        </w:rPr>
      </w:pPr>
    </w:p>
    <w:p w:rsidR="00A10A2E" w:rsidRDefault="00A10A2E" w:rsidP="00A10A2E">
      <w:pPr>
        <w:tabs>
          <w:tab w:val="left" w:pos="1080"/>
        </w:tabs>
        <w:spacing w:line="269" w:lineRule="auto"/>
        <w:ind w:right="200"/>
        <w:jc w:val="both"/>
        <w:rPr>
          <w:rFonts w:ascii="Courier New" w:eastAsia="Courier New" w:hAnsi="Courier New"/>
          <w:sz w:val="16"/>
        </w:rPr>
      </w:pPr>
    </w:p>
    <w:p w:rsidR="00A36ADD" w:rsidRDefault="00AE2BFA" w:rsidP="0064077E">
      <w:pPr>
        <w:tabs>
          <w:tab w:val="left" w:pos="1080"/>
        </w:tabs>
        <w:spacing w:line="269" w:lineRule="auto"/>
        <w:ind w:right="200"/>
        <w:jc w:val="center"/>
      </w:pPr>
      <w:r>
        <w:rPr>
          <w:noProof/>
        </w:rPr>
        <w:drawing>
          <wp:inline distT="0" distB="0" distL="0" distR="0">
            <wp:extent cx="3324225" cy="1402715"/>
            <wp:effectExtent l="0" t="0" r="9525" b="6985"/>
            <wp:docPr id="26" name="Picture 26" descr="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1402715"/>
                    </a:xfrm>
                    <a:prstGeom prst="rect">
                      <a:avLst/>
                    </a:prstGeom>
                    <a:noFill/>
                    <a:ln>
                      <a:noFill/>
                    </a:ln>
                  </pic:spPr>
                </pic:pic>
              </a:graphicData>
            </a:graphic>
          </wp:inline>
        </w:drawing>
      </w:r>
      <w:r w:rsidR="0064077E">
        <w:t xml:space="preserve">               </w:t>
      </w:r>
    </w:p>
    <w:p w:rsidR="0064091F" w:rsidRDefault="0064091F" w:rsidP="0064077E">
      <w:pPr>
        <w:tabs>
          <w:tab w:val="left" w:pos="1080"/>
        </w:tabs>
        <w:spacing w:line="269" w:lineRule="auto"/>
        <w:ind w:right="200"/>
        <w:jc w:val="center"/>
      </w:pPr>
    </w:p>
    <w:p w:rsidR="003C0132" w:rsidRPr="0064077E" w:rsidRDefault="003C0132" w:rsidP="0064077E">
      <w:pPr>
        <w:tabs>
          <w:tab w:val="left" w:pos="1080"/>
        </w:tabs>
        <w:spacing w:line="269" w:lineRule="auto"/>
        <w:ind w:right="200"/>
        <w:jc w:val="center"/>
      </w:pPr>
    </w:p>
    <w:p w:rsidR="00A10A2E" w:rsidRPr="005B070F" w:rsidRDefault="00A36ADD" w:rsidP="007C040E">
      <w:pPr>
        <w:numPr>
          <w:ilvl w:val="0"/>
          <w:numId w:val="14"/>
        </w:numPr>
        <w:tabs>
          <w:tab w:val="left" w:pos="1080"/>
        </w:tabs>
        <w:spacing w:line="269" w:lineRule="auto"/>
        <w:ind w:right="200"/>
        <w:jc w:val="both"/>
        <w:rPr>
          <w:rFonts w:ascii="Courier New" w:eastAsia="Courier New" w:hAnsi="Courier New" w:cs="Courier New"/>
          <w:sz w:val="16"/>
          <w:szCs w:val="16"/>
        </w:rPr>
      </w:pPr>
      <w:proofErr w:type="spellStart"/>
      <w:r>
        <w:rPr>
          <w:rFonts w:ascii="Courier New" w:hAnsi="Courier New" w:cs="Courier New"/>
          <w:b/>
          <w:sz w:val="16"/>
          <w:szCs w:val="16"/>
          <w:u w:val="single"/>
        </w:rPr>
        <w:t>RateHelpers</w:t>
      </w:r>
      <w:proofErr w:type="spellEnd"/>
      <w:r>
        <w:rPr>
          <w:rFonts w:ascii="Courier New" w:hAnsi="Courier New" w:cs="Courier New"/>
          <w:b/>
          <w:sz w:val="16"/>
          <w:szCs w:val="16"/>
          <w:u w:val="single"/>
        </w:rPr>
        <w:t>:</w:t>
      </w:r>
      <w:r w:rsidR="00A10A2E" w:rsidRPr="00A10A2E">
        <w:rPr>
          <w:rFonts w:ascii="Courier New" w:hAnsi="Courier New" w:cs="Courier New"/>
          <w:sz w:val="16"/>
          <w:szCs w:val="16"/>
        </w:rPr>
        <w:t xml:space="preserve"> </w:t>
      </w:r>
      <w:r w:rsidR="0064091F">
        <w:rPr>
          <w:rFonts w:ascii="Courier New" w:hAnsi="Courier New" w:cs="Courier New"/>
          <w:sz w:val="16"/>
          <w:szCs w:val="16"/>
        </w:rPr>
        <w:t xml:space="preserve">here, you find </w:t>
      </w:r>
      <w:r>
        <w:rPr>
          <w:rFonts w:ascii="Courier New" w:hAnsi="Courier New" w:cs="Courier New"/>
          <w:sz w:val="16"/>
          <w:szCs w:val="16"/>
        </w:rPr>
        <w:t>the whole set of instruments used to bootstrap the overnight curve till 2Y.</w:t>
      </w:r>
      <w:r w:rsidR="00276A10">
        <w:rPr>
          <w:rFonts w:ascii="Courier New" w:hAnsi="Courier New" w:cs="Courier New"/>
          <w:sz w:val="16"/>
          <w:szCs w:val="16"/>
        </w:rPr>
        <w:t xml:space="preserve"> </w:t>
      </w:r>
      <w:r w:rsidR="005B070F">
        <w:rPr>
          <w:rFonts w:ascii="Courier New" w:hAnsi="Courier New" w:cs="Courier New"/>
          <w:sz w:val="16"/>
          <w:szCs w:val="16"/>
        </w:rPr>
        <w:t xml:space="preserve">This passage will be discussed accurately in the </w:t>
      </w:r>
      <w:proofErr w:type="spellStart"/>
      <w:r w:rsidR="005B070F" w:rsidRPr="005B070F">
        <w:rPr>
          <w:rFonts w:ascii="Courier New" w:hAnsi="Courier New" w:cs="Courier New"/>
          <w:i/>
          <w:sz w:val="16"/>
          <w:szCs w:val="16"/>
        </w:rPr>
        <w:t>CurveBootstrapping</w:t>
      </w:r>
      <w:proofErr w:type="spellEnd"/>
      <w:r w:rsidR="005B070F">
        <w:rPr>
          <w:rFonts w:ascii="Courier New" w:hAnsi="Courier New" w:cs="Courier New"/>
          <w:sz w:val="16"/>
          <w:szCs w:val="16"/>
        </w:rPr>
        <w:t xml:space="preserve"> sheet.</w:t>
      </w:r>
    </w:p>
    <w:p w:rsidR="005B070F" w:rsidRDefault="005B070F" w:rsidP="005B070F">
      <w:pPr>
        <w:tabs>
          <w:tab w:val="left" w:pos="1080"/>
        </w:tabs>
        <w:spacing w:line="269" w:lineRule="auto"/>
        <w:ind w:right="200"/>
        <w:jc w:val="both"/>
        <w:rPr>
          <w:rFonts w:ascii="Courier New" w:eastAsia="Courier New" w:hAnsi="Courier New" w:cs="Courier New"/>
          <w:sz w:val="16"/>
          <w:szCs w:val="16"/>
        </w:rPr>
      </w:pPr>
    </w:p>
    <w:p w:rsidR="005B070F" w:rsidRDefault="005B070F" w:rsidP="005B070F">
      <w:pPr>
        <w:tabs>
          <w:tab w:val="left" w:pos="1080"/>
        </w:tabs>
        <w:spacing w:line="269" w:lineRule="auto"/>
        <w:ind w:right="200"/>
        <w:jc w:val="both"/>
        <w:rPr>
          <w:rFonts w:ascii="Courier New" w:eastAsia="Courier New" w:hAnsi="Courier New" w:cs="Courier New"/>
          <w:sz w:val="16"/>
          <w:szCs w:val="16"/>
        </w:rPr>
      </w:pPr>
    </w:p>
    <w:p w:rsidR="004C711C" w:rsidRPr="003C0132" w:rsidRDefault="005B070F" w:rsidP="003C0132">
      <w:pPr>
        <w:numPr>
          <w:ilvl w:val="0"/>
          <w:numId w:val="14"/>
        </w:numPr>
        <w:tabs>
          <w:tab w:val="left" w:pos="1080"/>
        </w:tabs>
        <w:spacing w:line="269" w:lineRule="auto"/>
        <w:ind w:right="200"/>
        <w:jc w:val="both"/>
        <w:rPr>
          <w:rFonts w:ascii="Courier New" w:eastAsia="Courier New" w:hAnsi="Courier New" w:cs="Courier New"/>
          <w:b/>
          <w:sz w:val="16"/>
          <w:szCs w:val="16"/>
          <w:u w:val="single"/>
        </w:rPr>
      </w:pPr>
      <w:r w:rsidRPr="005B070F">
        <w:rPr>
          <w:rFonts w:ascii="Courier New" w:eastAsia="Courier New" w:hAnsi="Courier New" w:cs="Courier New"/>
          <w:b/>
          <w:sz w:val="16"/>
          <w:szCs w:val="16"/>
          <w:u w:val="single"/>
        </w:rPr>
        <w:t>Calculation:</w:t>
      </w:r>
      <w:r>
        <w:rPr>
          <w:rFonts w:ascii="Courier New" w:eastAsia="Courier New" w:hAnsi="Courier New" w:cs="Courier New"/>
          <w:sz w:val="16"/>
          <w:szCs w:val="16"/>
        </w:rPr>
        <w:t xml:space="preserve"> the aim of this sheet is to </w:t>
      </w:r>
      <w:del w:id="242" w:author="MORENI NICOLA" w:date="2016-06-27T16:44:00Z">
        <w:r w:rsidR="004C711C" w:rsidDel="009D4301">
          <w:rPr>
            <w:rFonts w:ascii="Courier New" w:eastAsia="Courier New" w:hAnsi="Courier New" w:cs="Courier New"/>
            <w:sz w:val="16"/>
            <w:szCs w:val="16"/>
          </w:rPr>
          <w:delText xml:space="preserve">check </w:delText>
        </w:r>
      </w:del>
      <w:ins w:id="243" w:author="MORENI NICOLA" w:date="2016-06-27T16:44:00Z">
        <w:r w:rsidR="009D4301">
          <w:rPr>
            <w:rFonts w:ascii="Courier New" w:eastAsia="Courier New" w:hAnsi="Courier New" w:cs="Courier New"/>
            <w:sz w:val="16"/>
            <w:szCs w:val="16"/>
          </w:rPr>
          <w:t xml:space="preserve">estimate </w:t>
        </w:r>
      </w:ins>
      <w:r w:rsidR="004C711C">
        <w:rPr>
          <w:rFonts w:ascii="Courier New" w:eastAsia="Courier New" w:hAnsi="Courier New" w:cs="Courier New"/>
          <w:sz w:val="16"/>
          <w:szCs w:val="16"/>
        </w:rPr>
        <w:t xml:space="preserve">where, in the overnight curve </w:t>
      </w:r>
      <w:ins w:id="244" w:author="MORENI NICOLA" w:date="2016-06-27T16:43:00Z">
        <w:r w:rsidR="009D4301">
          <w:rPr>
            <w:rFonts w:ascii="Courier New" w:eastAsia="Courier New" w:hAnsi="Courier New" w:cs="Courier New"/>
            <w:sz w:val="16"/>
            <w:szCs w:val="16"/>
          </w:rPr>
          <w:t>over the maturity window [today,today+</w:t>
        </w:r>
      </w:ins>
      <w:r w:rsidR="004C711C">
        <w:rPr>
          <w:rFonts w:ascii="Courier New" w:eastAsia="Courier New" w:hAnsi="Courier New" w:cs="Courier New"/>
          <w:sz w:val="16"/>
          <w:szCs w:val="16"/>
        </w:rPr>
        <w:t>2Y</w:t>
      </w:r>
      <w:ins w:id="245" w:author="MORENI NICOLA" w:date="2016-06-27T16:44:00Z">
        <w:r w:rsidR="009D4301">
          <w:rPr>
            <w:rFonts w:ascii="Courier New" w:eastAsia="Courier New" w:hAnsi="Courier New" w:cs="Courier New"/>
            <w:sz w:val="16"/>
            <w:szCs w:val="16"/>
          </w:rPr>
          <w:t>]</w:t>
        </w:r>
      </w:ins>
      <w:del w:id="246" w:author="MORENI NICOLA" w:date="2016-06-27T16:44:00Z">
        <w:r w:rsidR="004C711C" w:rsidDel="009D4301">
          <w:rPr>
            <w:rFonts w:ascii="Courier New" w:eastAsia="Courier New" w:hAnsi="Courier New" w:cs="Courier New"/>
            <w:sz w:val="16"/>
            <w:szCs w:val="16"/>
          </w:rPr>
          <w:delText xml:space="preserve"> time frame</w:delText>
        </w:r>
      </w:del>
      <w:r w:rsidR="004C711C">
        <w:rPr>
          <w:rFonts w:ascii="Courier New" w:eastAsia="Courier New" w:hAnsi="Courier New" w:cs="Courier New"/>
          <w:sz w:val="16"/>
          <w:szCs w:val="16"/>
        </w:rPr>
        <w:t xml:space="preserve">, </w:t>
      </w:r>
      <w:del w:id="247" w:author="MORENI NICOLA" w:date="2016-06-27T16:44:00Z">
        <w:r w:rsidR="004C711C" w:rsidDel="009D4301">
          <w:rPr>
            <w:rFonts w:ascii="Courier New" w:eastAsia="Courier New" w:hAnsi="Courier New" w:cs="Courier New"/>
            <w:sz w:val="16"/>
            <w:szCs w:val="16"/>
          </w:rPr>
          <w:delText xml:space="preserve">a </w:delText>
        </w:r>
      </w:del>
      <w:ins w:id="248" w:author="MORENI NICOLA" w:date="2016-06-27T16:44:00Z">
        <w:r w:rsidR="009D4301">
          <w:rPr>
            <w:rFonts w:ascii="Courier New" w:eastAsia="Courier New" w:hAnsi="Courier New" w:cs="Courier New"/>
            <w:sz w:val="16"/>
            <w:szCs w:val="16"/>
          </w:rPr>
          <w:t>j</w:t>
        </w:r>
      </w:ins>
      <w:del w:id="249" w:author="MORENI NICOLA" w:date="2016-06-27T16:44:00Z">
        <w:r w:rsidR="004C711C" w:rsidDel="009D4301">
          <w:rPr>
            <w:rFonts w:ascii="Courier New" w:eastAsia="Courier New" w:hAnsi="Courier New" w:cs="Courier New"/>
            <w:sz w:val="16"/>
            <w:szCs w:val="16"/>
          </w:rPr>
          <w:delText>j</w:delText>
        </w:r>
      </w:del>
      <w:r w:rsidR="004C711C">
        <w:rPr>
          <w:rFonts w:ascii="Courier New" w:eastAsia="Courier New" w:hAnsi="Courier New" w:cs="Courier New"/>
          <w:sz w:val="16"/>
          <w:szCs w:val="16"/>
        </w:rPr>
        <w:t xml:space="preserve">ump </w:t>
      </w:r>
      <w:del w:id="250" w:author="MORENI NICOLA" w:date="2016-06-27T16:44:00Z">
        <w:r w:rsidR="004C711C" w:rsidDel="009D4301">
          <w:rPr>
            <w:rFonts w:ascii="Courier New" w:eastAsia="Courier New" w:hAnsi="Courier New" w:cs="Courier New"/>
            <w:sz w:val="16"/>
            <w:szCs w:val="16"/>
          </w:rPr>
          <w:delText xml:space="preserve">can </w:delText>
        </w:r>
      </w:del>
      <w:r w:rsidR="004C711C">
        <w:rPr>
          <w:rFonts w:ascii="Courier New" w:eastAsia="Courier New" w:hAnsi="Courier New" w:cs="Courier New"/>
          <w:sz w:val="16"/>
          <w:szCs w:val="16"/>
        </w:rPr>
        <w:t>occur</w:t>
      </w:r>
      <w:ins w:id="251" w:author="MORENI NICOLA" w:date="2016-06-27T16:44:00Z">
        <w:r w:rsidR="009D4301">
          <w:rPr>
            <w:rFonts w:ascii="Courier New" w:eastAsia="Courier New" w:hAnsi="Courier New" w:cs="Courier New"/>
            <w:sz w:val="16"/>
            <w:szCs w:val="16"/>
          </w:rPr>
          <w:t>s</w:t>
        </w:r>
      </w:ins>
      <w:r w:rsidR="004C711C">
        <w:rPr>
          <w:rFonts w:ascii="Courier New" w:eastAsia="Courier New" w:hAnsi="Courier New" w:cs="Courier New"/>
          <w:sz w:val="16"/>
          <w:szCs w:val="16"/>
        </w:rPr>
        <w:t xml:space="preserve"> and </w:t>
      </w:r>
      <w:ins w:id="252" w:author="MORENI NICOLA" w:date="2016-06-27T16:44:00Z">
        <w:r w:rsidR="009D4301">
          <w:rPr>
            <w:rFonts w:ascii="Courier New" w:eastAsia="Courier New" w:hAnsi="Courier New" w:cs="Courier New"/>
            <w:sz w:val="16"/>
            <w:szCs w:val="16"/>
          </w:rPr>
          <w:t>to value</w:t>
        </w:r>
      </w:ins>
      <w:del w:id="253" w:author="MORENI NICOLA" w:date="2016-06-27T16:44:00Z">
        <w:r w:rsidR="004C711C" w:rsidDel="009D4301">
          <w:rPr>
            <w:rFonts w:ascii="Courier New" w:eastAsia="Courier New" w:hAnsi="Courier New" w:cs="Courier New"/>
            <w:sz w:val="16"/>
            <w:szCs w:val="16"/>
          </w:rPr>
          <w:delText>calculate</w:delText>
        </w:r>
      </w:del>
      <w:r w:rsidR="004C711C">
        <w:rPr>
          <w:rFonts w:ascii="Courier New" w:eastAsia="Courier New" w:hAnsi="Courier New" w:cs="Courier New"/>
          <w:sz w:val="16"/>
          <w:szCs w:val="16"/>
        </w:rPr>
        <w:t xml:space="preserve"> it</w:t>
      </w:r>
      <w:ins w:id="254" w:author="MORENI NICOLA" w:date="2016-06-28T12:13:00Z">
        <w:r w:rsidR="00666F95">
          <w:rPr>
            <w:rFonts w:ascii="Courier New" w:eastAsia="Courier New" w:hAnsi="Courier New" w:cs="Courier New"/>
            <w:sz w:val="16"/>
            <w:szCs w:val="16"/>
          </w:rPr>
          <w:t>s size</w:t>
        </w:r>
      </w:ins>
      <w:r w:rsidR="004C711C">
        <w:rPr>
          <w:rFonts w:ascii="Courier New" w:eastAsia="Courier New" w:hAnsi="Courier New" w:cs="Courier New"/>
          <w:sz w:val="16"/>
          <w:szCs w:val="16"/>
        </w:rPr>
        <w:t>.</w:t>
      </w:r>
    </w:p>
    <w:p w:rsidR="004C711C" w:rsidRDefault="00AE2BFA" w:rsidP="004C711C">
      <w:pPr>
        <w:tabs>
          <w:tab w:val="left" w:pos="1080"/>
        </w:tabs>
        <w:spacing w:line="269" w:lineRule="auto"/>
        <w:ind w:right="200"/>
        <w:jc w:val="center"/>
      </w:pPr>
      <w:r>
        <w:rPr>
          <w:noProof/>
        </w:rPr>
        <w:drawing>
          <wp:inline distT="0" distB="0" distL="0" distR="0">
            <wp:extent cx="2600960" cy="741680"/>
            <wp:effectExtent l="0" t="0" r="8890" b="1270"/>
            <wp:docPr id="27" name="Picture 27" descr="im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0960" cy="741680"/>
                    </a:xfrm>
                    <a:prstGeom prst="rect">
                      <a:avLst/>
                    </a:prstGeom>
                    <a:noFill/>
                    <a:ln>
                      <a:noFill/>
                    </a:ln>
                  </pic:spPr>
                </pic:pic>
              </a:graphicData>
            </a:graphic>
          </wp:inline>
        </w:drawing>
      </w:r>
    </w:p>
    <w:p w:rsidR="004C711C" w:rsidRDefault="00351B7D" w:rsidP="00351B7D">
      <w:pPr>
        <w:tabs>
          <w:tab w:val="left" w:pos="1080"/>
        </w:tabs>
        <w:spacing w:line="269" w:lineRule="auto"/>
        <w:ind w:right="200"/>
        <w:jc w:val="both"/>
      </w:pPr>
      <w:r>
        <w:t xml:space="preserve"> </w:t>
      </w:r>
    </w:p>
    <w:p w:rsidR="00351B7D" w:rsidRDefault="00351B7D" w:rsidP="00351B7D">
      <w:pPr>
        <w:tabs>
          <w:tab w:val="left" w:pos="1080"/>
        </w:tabs>
        <w:spacing w:line="269" w:lineRule="auto"/>
        <w:ind w:right="200"/>
        <w:jc w:val="both"/>
      </w:pPr>
    </w:p>
    <w:p w:rsidR="00684163" w:rsidRDefault="00351B7D" w:rsidP="00351B7D">
      <w:pPr>
        <w:tabs>
          <w:tab w:val="left" w:pos="1080"/>
        </w:tabs>
        <w:spacing w:line="269" w:lineRule="auto"/>
        <w:ind w:right="200"/>
        <w:jc w:val="both"/>
        <w:rPr>
          <w:rFonts w:ascii="Courier New" w:hAnsi="Courier New" w:cs="Courier New"/>
          <w:sz w:val="16"/>
          <w:szCs w:val="16"/>
        </w:rPr>
      </w:pPr>
      <w:r>
        <w:rPr>
          <w:rFonts w:ascii="Courier New" w:hAnsi="Courier New" w:cs="Courier New"/>
          <w:sz w:val="16"/>
          <w:szCs w:val="16"/>
        </w:rPr>
        <w:t xml:space="preserve">        If </w:t>
      </w:r>
      <w:r w:rsidR="00936C0A">
        <w:rPr>
          <w:rFonts w:ascii="Courier New" w:hAnsi="Courier New" w:cs="Courier New"/>
          <w:sz w:val="16"/>
          <w:szCs w:val="16"/>
        </w:rPr>
        <w:t xml:space="preserve">the </w:t>
      </w:r>
      <w:r>
        <w:rPr>
          <w:rFonts w:ascii="Courier New" w:hAnsi="Courier New" w:cs="Courier New"/>
          <w:sz w:val="16"/>
          <w:szCs w:val="16"/>
        </w:rPr>
        <w:t>analysis find</w:t>
      </w:r>
      <w:ins w:id="255" w:author="MORENI NICOLA" w:date="2016-06-27T16:44:00Z">
        <w:r w:rsidR="009D4301">
          <w:rPr>
            <w:rFonts w:ascii="Courier New" w:hAnsi="Courier New" w:cs="Courier New"/>
            <w:sz w:val="16"/>
            <w:szCs w:val="16"/>
          </w:rPr>
          <w:t>s</w:t>
        </w:r>
      </w:ins>
      <w:r>
        <w:rPr>
          <w:rFonts w:ascii="Courier New" w:hAnsi="Courier New" w:cs="Courier New"/>
          <w:sz w:val="16"/>
          <w:szCs w:val="16"/>
        </w:rPr>
        <w:t xml:space="preserve"> a jump</w:t>
      </w:r>
      <w:r w:rsidR="00083D66">
        <w:rPr>
          <w:rFonts w:ascii="Courier New" w:hAnsi="Courier New" w:cs="Courier New"/>
          <w:sz w:val="16"/>
          <w:szCs w:val="16"/>
        </w:rPr>
        <w:t>,</w:t>
      </w:r>
      <w:r w:rsidR="00DD1B64">
        <w:rPr>
          <w:rFonts w:ascii="Courier New" w:hAnsi="Courier New" w:cs="Courier New"/>
          <w:sz w:val="16"/>
          <w:szCs w:val="16"/>
        </w:rPr>
        <w:t xml:space="preserve"> you will see</w:t>
      </w:r>
      <w:r>
        <w:rPr>
          <w:rFonts w:ascii="Courier New" w:hAnsi="Courier New" w:cs="Courier New"/>
          <w:sz w:val="16"/>
          <w:szCs w:val="16"/>
        </w:rPr>
        <w:t xml:space="preserve"> a value different</w:t>
      </w:r>
      <w:r w:rsidR="00DD1B64">
        <w:rPr>
          <w:rFonts w:ascii="Courier New" w:hAnsi="Courier New" w:cs="Courier New"/>
          <w:sz w:val="16"/>
          <w:szCs w:val="16"/>
        </w:rPr>
        <w:t xml:space="preserve"> </w:t>
      </w:r>
      <w:r w:rsidR="00684163">
        <w:rPr>
          <w:rFonts w:ascii="Courier New" w:hAnsi="Courier New" w:cs="Courier New"/>
          <w:sz w:val="16"/>
          <w:szCs w:val="16"/>
        </w:rPr>
        <w:t>from zero (which is the</w:t>
      </w:r>
    </w:p>
    <w:p w:rsidR="004C711C" w:rsidRDefault="00684163" w:rsidP="00351B7D">
      <w:pPr>
        <w:tabs>
          <w:tab w:val="left" w:pos="1080"/>
        </w:tabs>
        <w:spacing w:line="269" w:lineRule="auto"/>
        <w:ind w:right="200"/>
        <w:jc w:val="both"/>
        <w:rPr>
          <w:rFonts w:ascii="Courier New" w:hAnsi="Courier New" w:cs="Courier New"/>
          <w:sz w:val="16"/>
          <w:szCs w:val="16"/>
        </w:rPr>
      </w:pPr>
      <w:r>
        <w:rPr>
          <w:rFonts w:ascii="Courier New" w:hAnsi="Courier New" w:cs="Courier New"/>
          <w:sz w:val="16"/>
          <w:szCs w:val="16"/>
        </w:rPr>
        <w:t xml:space="preserve">        jump size) </w:t>
      </w:r>
      <w:r w:rsidR="00DD1B64" w:rsidRPr="00684163">
        <w:rPr>
          <w:rFonts w:ascii="Courier New" w:hAnsi="Courier New" w:cs="Courier New"/>
          <w:sz w:val="16"/>
          <w:szCs w:val="16"/>
        </w:rPr>
        <w:t>in</w:t>
      </w:r>
      <w:r w:rsidRPr="00684163">
        <w:rPr>
          <w:rFonts w:ascii="Courier New" w:hAnsi="Courier New" w:cs="Courier New"/>
          <w:sz w:val="16"/>
          <w:szCs w:val="16"/>
        </w:rPr>
        <w:t xml:space="preserve"> the </w:t>
      </w:r>
      <w:r>
        <w:rPr>
          <w:rFonts w:ascii="Courier New" w:hAnsi="Courier New" w:cs="Courier New"/>
          <w:color w:val="FF0000"/>
          <w:sz w:val="16"/>
          <w:szCs w:val="16"/>
        </w:rPr>
        <w:t>red-</w:t>
      </w:r>
      <w:r w:rsidRPr="00684163">
        <w:rPr>
          <w:rFonts w:ascii="Courier New" w:hAnsi="Courier New" w:cs="Courier New"/>
          <w:color w:val="FF0000"/>
          <w:sz w:val="16"/>
          <w:szCs w:val="16"/>
        </w:rPr>
        <w:t>written</w:t>
      </w:r>
      <w:r w:rsidRPr="00684163">
        <w:rPr>
          <w:rFonts w:ascii="Courier New" w:hAnsi="Courier New" w:cs="Courier New"/>
          <w:sz w:val="16"/>
          <w:szCs w:val="16"/>
        </w:rPr>
        <w:t xml:space="preserve"> cells</w:t>
      </w:r>
      <w:r>
        <w:rPr>
          <w:rFonts w:ascii="Courier New" w:hAnsi="Courier New" w:cs="Courier New"/>
          <w:sz w:val="16"/>
          <w:szCs w:val="16"/>
        </w:rPr>
        <w:t xml:space="preserve">, </w:t>
      </w:r>
      <w:r w:rsidR="00351B7D">
        <w:rPr>
          <w:rFonts w:ascii="Courier New" w:hAnsi="Courier New" w:cs="Courier New"/>
          <w:sz w:val="16"/>
          <w:szCs w:val="16"/>
        </w:rPr>
        <w:t>otherwise you will find: “</w:t>
      </w:r>
      <w:r w:rsidR="00351B7D" w:rsidRPr="00351B7D">
        <w:rPr>
          <w:rFonts w:ascii="Courier New" w:hAnsi="Courier New" w:cs="Courier New"/>
          <w:b/>
          <w:sz w:val="16"/>
          <w:szCs w:val="16"/>
          <w:highlight w:val="yellow"/>
          <w:u w:val="single"/>
        </w:rPr>
        <w:t>0.00</w:t>
      </w:r>
      <w:r w:rsidR="00351B7D">
        <w:rPr>
          <w:rFonts w:ascii="Courier New" w:hAnsi="Courier New" w:cs="Courier New"/>
          <w:sz w:val="16"/>
          <w:szCs w:val="16"/>
        </w:rPr>
        <w:t>%”</w:t>
      </w:r>
    </w:p>
    <w:p w:rsidR="00351B7D" w:rsidRDefault="00351B7D" w:rsidP="00351B7D">
      <w:pPr>
        <w:tabs>
          <w:tab w:val="left" w:pos="1080"/>
        </w:tabs>
        <w:spacing w:line="269" w:lineRule="auto"/>
        <w:ind w:right="200"/>
        <w:jc w:val="both"/>
        <w:rPr>
          <w:rFonts w:ascii="Courier New" w:hAnsi="Courier New" w:cs="Courier New"/>
          <w:sz w:val="16"/>
          <w:szCs w:val="16"/>
        </w:rPr>
      </w:pPr>
    </w:p>
    <w:p w:rsidR="00936C0A" w:rsidRDefault="00936C0A" w:rsidP="00351B7D">
      <w:pPr>
        <w:tabs>
          <w:tab w:val="left" w:pos="1080"/>
        </w:tabs>
        <w:spacing w:line="269" w:lineRule="auto"/>
        <w:ind w:right="200"/>
        <w:jc w:val="both"/>
        <w:rPr>
          <w:rFonts w:ascii="Courier New" w:hAnsi="Courier New" w:cs="Courier New"/>
          <w:sz w:val="16"/>
          <w:szCs w:val="16"/>
        </w:rPr>
      </w:pPr>
    </w:p>
    <w:p w:rsidR="00351B7D" w:rsidRPr="00351B7D" w:rsidRDefault="00351B7D" w:rsidP="007C040E">
      <w:pPr>
        <w:numPr>
          <w:ilvl w:val="0"/>
          <w:numId w:val="14"/>
        </w:numPr>
        <w:tabs>
          <w:tab w:val="left" w:pos="1080"/>
        </w:tabs>
        <w:spacing w:line="269" w:lineRule="auto"/>
        <w:ind w:right="200"/>
        <w:jc w:val="both"/>
        <w:rPr>
          <w:b/>
          <w:u w:val="single"/>
        </w:rPr>
      </w:pPr>
      <w:r w:rsidRPr="00351B7D">
        <w:rPr>
          <w:rFonts w:ascii="Courier New" w:hAnsi="Courier New" w:cs="Courier New"/>
          <w:b/>
          <w:sz w:val="16"/>
          <w:szCs w:val="16"/>
          <w:u w:val="single"/>
        </w:rPr>
        <w:t>Contribution:</w:t>
      </w:r>
      <w:r w:rsidR="00684163">
        <w:rPr>
          <w:rFonts w:ascii="Courier New" w:hAnsi="Courier New" w:cs="Courier New"/>
          <w:sz w:val="16"/>
          <w:szCs w:val="16"/>
        </w:rPr>
        <w:t xml:space="preserve"> in the last workbook’s sheet</w:t>
      </w:r>
      <w:r>
        <w:rPr>
          <w:rFonts w:ascii="Courier New" w:hAnsi="Courier New" w:cs="Courier New"/>
          <w:sz w:val="16"/>
          <w:szCs w:val="16"/>
        </w:rPr>
        <w:t xml:space="preserve"> you</w:t>
      </w:r>
      <w:ins w:id="256" w:author="MORENI NICOLA" w:date="2016-06-28T12:14:00Z">
        <w:r w:rsidR="00666F95">
          <w:rPr>
            <w:rFonts w:ascii="Courier New" w:hAnsi="Courier New" w:cs="Courier New"/>
            <w:sz w:val="16"/>
            <w:szCs w:val="16"/>
          </w:rPr>
          <w:t xml:space="preserve"> wi</w:t>
        </w:r>
      </w:ins>
      <w:del w:id="257" w:author="MORENI NICOLA" w:date="2016-06-28T12:14:00Z">
        <w:r w:rsidDel="00666F95">
          <w:rPr>
            <w:rFonts w:ascii="Courier New" w:hAnsi="Courier New" w:cs="Courier New"/>
            <w:sz w:val="16"/>
            <w:szCs w:val="16"/>
          </w:rPr>
          <w:delText>’</w:delText>
        </w:r>
      </w:del>
      <w:r>
        <w:rPr>
          <w:rFonts w:ascii="Courier New" w:hAnsi="Courier New" w:cs="Courier New"/>
          <w:sz w:val="16"/>
          <w:szCs w:val="16"/>
        </w:rPr>
        <w:t>ll find jumps contribution in which jumps, pre-calculated, will be fixed in quotes.</w:t>
      </w:r>
      <w:r w:rsidR="008E26B2">
        <w:rPr>
          <w:rFonts w:ascii="Courier New" w:hAnsi="Courier New" w:cs="Courier New"/>
          <w:sz w:val="16"/>
          <w:szCs w:val="16"/>
        </w:rPr>
        <w:t xml:space="preserve"> As you can see, in this example there are 3 jumps.</w:t>
      </w:r>
      <w:ins w:id="258" w:author="MORENI NICOLA" w:date="2016-06-27T16:45:00Z">
        <w:r w:rsidR="009D4301">
          <w:rPr>
            <w:rFonts w:ascii="Courier New" w:hAnsi="Courier New" w:cs="Courier New"/>
            <w:sz w:val="16"/>
            <w:szCs w:val="16"/>
          </w:rPr>
          <w:t xml:space="preserve">[are jumps </w:t>
        </w:r>
        <w:proofErr w:type="spellStart"/>
        <w:r w:rsidR="009D4301">
          <w:rPr>
            <w:rFonts w:ascii="Courier New" w:hAnsi="Courier New" w:cs="Courier New"/>
            <w:sz w:val="16"/>
            <w:szCs w:val="16"/>
          </w:rPr>
          <w:t>multiplicative?</w:t>
        </w:r>
      </w:ins>
      <w:ins w:id="259" w:author="MORENI NICOLA" w:date="2016-06-28T12:16:00Z">
        <w:r w:rsidR="00666F95">
          <w:rPr>
            <w:rFonts w:ascii="Courier New" w:hAnsi="Courier New" w:cs="Courier New"/>
            <w:sz w:val="16"/>
            <w:szCs w:val="16"/>
          </w:rPr>
          <w:t>no</w:t>
        </w:r>
        <w:proofErr w:type="spellEnd"/>
        <w:r w:rsidR="00666F95">
          <w:rPr>
            <w:rFonts w:ascii="Courier New" w:hAnsi="Courier New" w:cs="Courier New"/>
            <w:sz w:val="16"/>
            <w:szCs w:val="16"/>
          </w:rPr>
          <w:t xml:space="preserve"> “effective” is 100%-jump size</w:t>
        </w:r>
      </w:ins>
      <w:ins w:id="260" w:author="MORENI NICOLA" w:date="2016-06-27T16:45:00Z">
        <w:r w:rsidR="009D4301">
          <w:rPr>
            <w:rFonts w:ascii="Courier New" w:hAnsi="Courier New" w:cs="Courier New"/>
            <w:sz w:val="16"/>
            <w:szCs w:val="16"/>
          </w:rPr>
          <w:t>]</w:t>
        </w:r>
      </w:ins>
    </w:p>
    <w:p w:rsidR="00351B7D" w:rsidRDefault="00351B7D" w:rsidP="00351B7D">
      <w:pPr>
        <w:tabs>
          <w:tab w:val="left" w:pos="1080"/>
        </w:tabs>
        <w:spacing w:line="269" w:lineRule="auto"/>
        <w:ind w:right="200"/>
        <w:jc w:val="both"/>
        <w:rPr>
          <w:b/>
          <w:u w:val="single"/>
        </w:rPr>
      </w:pPr>
    </w:p>
    <w:p w:rsidR="00936C0A" w:rsidRDefault="00936C0A" w:rsidP="00351B7D">
      <w:pPr>
        <w:tabs>
          <w:tab w:val="left" w:pos="1080"/>
        </w:tabs>
        <w:spacing w:line="269" w:lineRule="auto"/>
        <w:ind w:right="200"/>
        <w:jc w:val="both"/>
        <w:rPr>
          <w:b/>
          <w:u w:val="single"/>
        </w:rPr>
      </w:pPr>
    </w:p>
    <w:p w:rsidR="00351B7D" w:rsidRDefault="00AE2BFA" w:rsidP="00936C0A">
      <w:pPr>
        <w:tabs>
          <w:tab w:val="left" w:pos="1080"/>
        </w:tabs>
        <w:spacing w:line="269" w:lineRule="auto"/>
        <w:ind w:right="200"/>
        <w:jc w:val="center"/>
        <w:rPr>
          <w:b/>
          <w:u w:val="single"/>
        </w:rPr>
      </w:pPr>
      <w:r>
        <w:rPr>
          <w:noProof/>
        </w:rPr>
        <w:drawing>
          <wp:inline distT="0" distB="0" distL="0" distR="0">
            <wp:extent cx="4287520" cy="2150110"/>
            <wp:effectExtent l="0" t="0" r="0" b="2540"/>
            <wp:docPr id="28" name="Picture 28" descr="Cap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0" cy="2150110"/>
                    </a:xfrm>
                    <a:prstGeom prst="rect">
                      <a:avLst/>
                    </a:prstGeom>
                    <a:noFill/>
                    <a:ln>
                      <a:noFill/>
                    </a:ln>
                  </pic:spPr>
                </pic:pic>
              </a:graphicData>
            </a:graphic>
          </wp:inline>
        </w:drawing>
      </w:r>
    </w:p>
    <w:p w:rsidR="00936C0A" w:rsidRDefault="00936C0A" w:rsidP="00351B7D">
      <w:pPr>
        <w:tabs>
          <w:tab w:val="left" w:pos="1080"/>
        </w:tabs>
        <w:spacing w:line="269" w:lineRule="auto"/>
        <w:ind w:right="200"/>
        <w:jc w:val="both"/>
        <w:rPr>
          <w:b/>
          <w:u w:val="single"/>
        </w:rPr>
      </w:pPr>
    </w:p>
    <w:p w:rsidR="00936C0A" w:rsidRDefault="00936C0A" w:rsidP="00351B7D">
      <w:pPr>
        <w:tabs>
          <w:tab w:val="left" w:pos="1080"/>
        </w:tabs>
        <w:spacing w:line="269" w:lineRule="auto"/>
        <w:ind w:right="200"/>
        <w:jc w:val="both"/>
        <w:rPr>
          <w:rFonts w:ascii="Courier New" w:hAnsi="Courier New" w:cs="Courier New"/>
          <w:sz w:val="16"/>
          <w:szCs w:val="16"/>
        </w:rPr>
      </w:pPr>
    </w:p>
    <w:p w:rsidR="008E26B2" w:rsidRDefault="008E26B2" w:rsidP="00351B7D">
      <w:pPr>
        <w:tabs>
          <w:tab w:val="left" w:pos="1080"/>
        </w:tabs>
        <w:spacing w:line="269" w:lineRule="auto"/>
        <w:ind w:right="200"/>
        <w:jc w:val="both"/>
        <w:rPr>
          <w:b/>
          <w:u w:val="single"/>
        </w:rPr>
      </w:pPr>
    </w:p>
    <w:p w:rsidR="00104122" w:rsidRDefault="00104122" w:rsidP="00104122">
      <w:pPr>
        <w:tabs>
          <w:tab w:val="left" w:pos="1080"/>
        </w:tabs>
        <w:spacing w:line="269" w:lineRule="auto"/>
        <w:ind w:right="200"/>
        <w:jc w:val="both"/>
        <w:rPr>
          <w:rFonts w:ascii="Courier New" w:eastAsia="Courier New" w:hAnsi="Courier New"/>
          <w:b/>
          <w:sz w:val="24"/>
          <w:szCs w:val="24"/>
        </w:rPr>
      </w:pPr>
      <w:r w:rsidRPr="00104122">
        <w:rPr>
          <w:rFonts w:ascii="Courier New" w:eastAsia="Courier New" w:hAnsi="Courier New"/>
          <w:sz w:val="16"/>
        </w:rPr>
        <w:t>-</w:t>
      </w:r>
      <w:r>
        <w:rPr>
          <w:rFonts w:ascii="Courier New" w:eastAsia="Courier New" w:hAnsi="Courier New"/>
          <w:sz w:val="16"/>
        </w:rPr>
        <w:t xml:space="preserve"> </w:t>
      </w:r>
      <w:proofErr w:type="spellStart"/>
      <w:r>
        <w:rPr>
          <w:rFonts w:ascii="Courier New" w:eastAsia="Courier New" w:hAnsi="Courier New"/>
          <w:b/>
          <w:sz w:val="24"/>
          <w:szCs w:val="24"/>
        </w:rPr>
        <w:t>SynthQuotesFeed</w:t>
      </w:r>
      <w:proofErr w:type="spellEnd"/>
    </w:p>
    <w:p w:rsidR="00104122" w:rsidRDefault="00104122" w:rsidP="00104122">
      <w:pPr>
        <w:tabs>
          <w:tab w:val="left" w:pos="1080"/>
        </w:tabs>
        <w:spacing w:line="269" w:lineRule="auto"/>
        <w:ind w:right="200"/>
        <w:jc w:val="both"/>
        <w:rPr>
          <w:rFonts w:ascii="Courier New" w:eastAsia="Courier New" w:hAnsi="Courier New"/>
          <w:b/>
          <w:sz w:val="24"/>
          <w:szCs w:val="24"/>
        </w:rPr>
      </w:pPr>
    </w:p>
    <w:p w:rsidR="00104122" w:rsidRDefault="00FF1015" w:rsidP="00104122">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After opening this workbook you will see on the board the general settings. As usual it</w:t>
      </w:r>
      <w:ins w:id="261" w:author="MORENI NICOLA" w:date="2016-06-28T12:16:00Z">
        <w:r w:rsidR="00666F95">
          <w:rPr>
            <w:rFonts w:ascii="Courier New" w:eastAsia="Courier New" w:hAnsi="Courier New"/>
            <w:sz w:val="16"/>
            <w:szCs w:val="16"/>
          </w:rPr>
          <w:t xml:space="preserve"> i</w:t>
        </w:r>
      </w:ins>
      <w:del w:id="262" w:author="MORENI NICOLA" w:date="2016-06-28T12:16:00Z">
        <w:r w:rsidDel="00666F95">
          <w:rPr>
            <w:rFonts w:ascii="Courier New" w:eastAsia="Courier New" w:hAnsi="Courier New"/>
            <w:sz w:val="16"/>
            <w:szCs w:val="16"/>
          </w:rPr>
          <w:delText>’</w:delText>
        </w:r>
      </w:del>
      <w:r>
        <w:rPr>
          <w:rFonts w:ascii="Courier New" w:eastAsia="Courier New" w:hAnsi="Courier New"/>
          <w:sz w:val="16"/>
          <w:szCs w:val="16"/>
        </w:rPr>
        <w:t>s important to make a brief check to the real time connection (if you are in a live session) and to the 1M Curve</w:t>
      </w:r>
      <w:ins w:id="263" w:author="MORENI NICOLA" w:date="2016-06-27T16:45:00Z">
        <w:r w:rsidR="009D4301">
          <w:rPr>
            <w:rFonts w:ascii="Courier New" w:eastAsia="Courier New" w:hAnsi="Courier New"/>
            <w:sz w:val="16"/>
            <w:szCs w:val="16"/>
          </w:rPr>
          <w:t xml:space="preserve"> ???why</w:t>
        </w:r>
      </w:ins>
      <w:ins w:id="264" w:author="MORENI NICOLA" w:date="2016-06-27T16:46:00Z">
        <w:r w:rsidR="009D4301">
          <w:rPr>
            <w:rFonts w:ascii="Courier New" w:eastAsia="Courier New" w:hAnsi="Courier New"/>
            <w:sz w:val="16"/>
            <w:szCs w:val="16"/>
          </w:rPr>
          <w:t xml:space="preserve"> 1M</w:t>
        </w:r>
      </w:ins>
      <w:ins w:id="265" w:author="MORENI NICOLA" w:date="2016-06-27T16:45:00Z">
        <w:r w:rsidR="009D4301">
          <w:rPr>
            <w:rFonts w:ascii="Courier New" w:eastAsia="Courier New" w:hAnsi="Courier New"/>
            <w:sz w:val="16"/>
            <w:szCs w:val="16"/>
          </w:rPr>
          <w:t>?</w:t>
        </w:r>
      </w:ins>
      <w:ins w:id="266" w:author="MORENI NICOLA" w:date="2016-06-27T16:46:00Z">
        <w:r w:rsidR="009D4301">
          <w:rPr>
            <w:rFonts w:ascii="Courier New" w:eastAsia="Courier New" w:hAnsi="Courier New"/>
            <w:sz w:val="16"/>
            <w:szCs w:val="16"/>
          </w:rPr>
          <w:t>??</w:t>
        </w:r>
      </w:ins>
      <w:r>
        <w:rPr>
          <w:rFonts w:ascii="Courier New" w:eastAsia="Courier New" w:hAnsi="Courier New"/>
          <w:sz w:val="16"/>
          <w:szCs w:val="16"/>
        </w:rPr>
        <w:t xml:space="preserve"> (if all goes right, you don’t have to see an error message in cells </w:t>
      </w:r>
      <w:r w:rsidR="005C773B" w:rsidRPr="000C28B3">
        <w:rPr>
          <w:rFonts w:ascii="Courier New" w:eastAsia="Courier New" w:hAnsi="Courier New"/>
          <w:b/>
          <w:sz w:val="16"/>
          <w:szCs w:val="16"/>
          <w:highlight w:val="yellow"/>
          <w:u w:val="single"/>
        </w:rPr>
        <w:t>D34</w:t>
      </w:r>
      <w:r w:rsidR="005C773B">
        <w:rPr>
          <w:rFonts w:ascii="Courier New" w:eastAsia="Courier New" w:hAnsi="Courier New"/>
          <w:sz w:val="16"/>
          <w:szCs w:val="16"/>
        </w:rPr>
        <w:t>-</w:t>
      </w:r>
      <w:r w:rsidR="005C773B" w:rsidRPr="000C28B3">
        <w:rPr>
          <w:rFonts w:ascii="Courier New" w:eastAsia="Courier New" w:hAnsi="Courier New"/>
          <w:b/>
          <w:sz w:val="16"/>
          <w:szCs w:val="16"/>
          <w:highlight w:val="yellow"/>
          <w:u w:val="single"/>
        </w:rPr>
        <w:t>D35</w:t>
      </w:r>
      <w:r w:rsidR="005C773B">
        <w:rPr>
          <w:rFonts w:ascii="Courier New" w:eastAsia="Courier New" w:hAnsi="Courier New"/>
          <w:sz w:val="16"/>
          <w:szCs w:val="16"/>
        </w:rPr>
        <w:t>).</w:t>
      </w:r>
    </w:p>
    <w:p w:rsidR="005C773B" w:rsidRDefault="005C773B" w:rsidP="00104122">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Remember to trigger after changing any settings.</w:t>
      </w:r>
    </w:p>
    <w:p w:rsidR="005C773B" w:rsidRDefault="005C773B" w:rsidP="00104122">
      <w:pPr>
        <w:tabs>
          <w:tab w:val="left" w:pos="1080"/>
        </w:tabs>
        <w:spacing w:line="269" w:lineRule="auto"/>
        <w:ind w:right="200"/>
        <w:jc w:val="both"/>
        <w:rPr>
          <w:rFonts w:ascii="Courier New" w:eastAsia="Courier New" w:hAnsi="Courier New"/>
          <w:sz w:val="16"/>
          <w:szCs w:val="16"/>
        </w:rPr>
      </w:pPr>
    </w:p>
    <w:p w:rsidR="005C773B" w:rsidRDefault="005C773B" w:rsidP="00104122">
      <w:pPr>
        <w:tabs>
          <w:tab w:val="left" w:pos="1080"/>
        </w:tabs>
        <w:spacing w:line="269" w:lineRule="auto"/>
        <w:ind w:right="200"/>
        <w:jc w:val="both"/>
        <w:rPr>
          <w:rFonts w:ascii="Courier New" w:eastAsia="Courier New" w:hAnsi="Courier New"/>
          <w:sz w:val="16"/>
          <w:szCs w:val="16"/>
        </w:rPr>
      </w:pPr>
    </w:p>
    <w:p w:rsidR="00180E6B" w:rsidRPr="00E7205F" w:rsidRDefault="005C773B" w:rsidP="007C040E">
      <w:pPr>
        <w:numPr>
          <w:ilvl w:val="0"/>
          <w:numId w:val="16"/>
        </w:numPr>
        <w:tabs>
          <w:tab w:val="left" w:pos="1080"/>
        </w:tabs>
        <w:spacing w:line="269" w:lineRule="auto"/>
        <w:ind w:right="200"/>
        <w:jc w:val="both"/>
        <w:rPr>
          <w:rFonts w:ascii="Courier New" w:eastAsia="Courier New" w:hAnsi="Courier New"/>
          <w:b/>
          <w:sz w:val="16"/>
          <w:szCs w:val="16"/>
          <w:u w:val="single"/>
        </w:rPr>
      </w:pPr>
      <w:r w:rsidRPr="005C773B">
        <w:rPr>
          <w:rFonts w:ascii="Courier New" w:eastAsia="Courier New" w:hAnsi="Courier New"/>
          <w:b/>
          <w:sz w:val="16"/>
          <w:szCs w:val="16"/>
          <w:u w:val="single"/>
        </w:rPr>
        <w:t>1M</w:t>
      </w:r>
      <w:r>
        <w:rPr>
          <w:rFonts w:ascii="Courier New" w:eastAsia="Courier New" w:hAnsi="Courier New"/>
          <w:b/>
          <w:sz w:val="16"/>
          <w:szCs w:val="16"/>
          <w:u w:val="single"/>
        </w:rPr>
        <w:t>,3M,6M,12M</w:t>
      </w:r>
      <w:r w:rsidRPr="005C773B">
        <w:rPr>
          <w:rFonts w:ascii="Courier New" w:eastAsia="Courier New" w:hAnsi="Courier New"/>
          <w:b/>
          <w:sz w:val="16"/>
          <w:szCs w:val="16"/>
          <w:u w:val="single"/>
        </w:rPr>
        <w:t>SynthDepo:</w:t>
      </w:r>
      <w:r>
        <w:rPr>
          <w:rFonts w:ascii="Courier New" w:eastAsia="Courier New" w:hAnsi="Courier New"/>
          <w:sz w:val="16"/>
          <w:szCs w:val="16"/>
        </w:rPr>
        <w:t xml:space="preserve"> the aim of th</w:t>
      </w:r>
      <w:ins w:id="267" w:author="MORENI NICOLA" w:date="2016-06-28T12:17:00Z">
        <w:r w:rsidR="00666F95">
          <w:rPr>
            <w:rFonts w:ascii="Courier New" w:eastAsia="Courier New" w:hAnsi="Courier New"/>
            <w:sz w:val="16"/>
            <w:szCs w:val="16"/>
          </w:rPr>
          <w:t>e</w:t>
        </w:r>
      </w:ins>
      <w:del w:id="268" w:author="MORENI NICOLA" w:date="2016-06-28T12:17:00Z">
        <w:r w:rsidDel="00666F95">
          <w:rPr>
            <w:rFonts w:ascii="Courier New" w:eastAsia="Courier New" w:hAnsi="Courier New"/>
            <w:sz w:val="16"/>
            <w:szCs w:val="16"/>
          </w:rPr>
          <w:delText>i</w:delText>
        </w:r>
      </w:del>
      <w:r>
        <w:rPr>
          <w:rFonts w:ascii="Courier New" w:eastAsia="Courier New" w:hAnsi="Courier New"/>
          <w:sz w:val="16"/>
          <w:szCs w:val="16"/>
        </w:rPr>
        <w:t>s</w:t>
      </w:r>
      <w:ins w:id="269" w:author="MORENI NICOLA" w:date="2016-06-28T12:17:00Z">
        <w:r w:rsidR="00666F95">
          <w:rPr>
            <w:rFonts w:ascii="Courier New" w:eastAsia="Courier New" w:hAnsi="Courier New"/>
            <w:sz w:val="16"/>
            <w:szCs w:val="16"/>
          </w:rPr>
          <w:t>e</w:t>
        </w:r>
      </w:ins>
      <w:r>
        <w:rPr>
          <w:rFonts w:ascii="Courier New" w:eastAsia="Courier New" w:hAnsi="Courier New"/>
          <w:sz w:val="16"/>
          <w:szCs w:val="16"/>
        </w:rPr>
        <w:t xml:space="preserve"> sheets is to build synthetic deposits for 1M,3M,6M,12M curves respectively. The “</w:t>
      </w:r>
      <w:r w:rsidRPr="005C773B">
        <w:rPr>
          <w:rFonts w:ascii="Courier New" w:eastAsia="Courier New" w:hAnsi="Courier New"/>
          <w:b/>
          <w:sz w:val="16"/>
          <w:szCs w:val="16"/>
          <w:highlight w:val="yellow"/>
          <w:u w:val="single"/>
        </w:rPr>
        <w:t>selected</w:t>
      </w:r>
      <w:r w:rsidR="00E41706">
        <w:rPr>
          <w:rFonts w:ascii="Courier New" w:eastAsia="Courier New" w:hAnsi="Courier New"/>
          <w:sz w:val="16"/>
          <w:szCs w:val="16"/>
        </w:rPr>
        <w:t>” columns represent</w:t>
      </w:r>
      <w:r>
        <w:rPr>
          <w:rFonts w:ascii="Courier New" w:eastAsia="Courier New" w:hAnsi="Courier New"/>
          <w:sz w:val="16"/>
          <w:szCs w:val="16"/>
        </w:rPr>
        <w:t xml:space="preserve"> the interactive part of each sheet in which you can decide what Delta’s</w:t>
      </w:r>
      <w:ins w:id="270" w:author="MORENI NICOLA" w:date="2016-06-27T16:59:00Z">
        <w:r w:rsidR="009E52E4">
          <w:rPr>
            <w:rFonts w:ascii="Courier New" w:eastAsia="Courier New" w:hAnsi="Courier New"/>
            <w:sz w:val="16"/>
            <w:szCs w:val="16"/>
          </w:rPr>
          <w:t xml:space="preserve"> [what is a </w:t>
        </w:r>
      </w:ins>
      <w:ins w:id="271" w:author="MORENI NICOLA" w:date="2016-06-27T17:00:00Z">
        <w:r w:rsidR="009E52E4">
          <w:rPr>
            <w:rFonts w:ascii="Courier New" w:eastAsia="Courier New" w:hAnsi="Courier New"/>
            <w:sz w:val="16"/>
            <w:szCs w:val="16"/>
          </w:rPr>
          <w:t>D</w:t>
        </w:r>
      </w:ins>
      <w:ins w:id="272" w:author="MORENI NICOLA" w:date="2016-06-27T16:59:00Z">
        <w:r w:rsidR="009E52E4">
          <w:rPr>
            <w:rFonts w:ascii="Courier New" w:eastAsia="Courier New" w:hAnsi="Courier New"/>
            <w:sz w:val="16"/>
            <w:szCs w:val="16"/>
          </w:rPr>
          <w:t>elta????]</w:t>
        </w:r>
      </w:ins>
      <w:r>
        <w:rPr>
          <w:rFonts w:ascii="Courier New" w:eastAsia="Courier New" w:hAnsi="Courier New"/>
          <w:sz w:val="16"/>
          <w:szCs w:val="16"/>
        </w:rPr>
        <w:t xml:space="preserve"> must be included in the </w:t>
      </w:r>
      <w:r w:rsidR="00180E6B">
        <w:rPr>
          <w:rFonts w:ascii="Courier New" w:eastAsia="Courier New" w:hAnsi="Courier New" w:cs="Courier New"/>
          <w:sz w:val="16"/>
          <w:szCs w:val="16"/>
        </w:rPr>
        <w:t>α</w:t>
      </w:r>
      <w:r w:rsidR="00180E6B">
        <w:rPr>
          <w:rFonts w:ascii="Courier New" w:eastAsia="Courier New" w:hAnsi="Courier New"/>
          <w:sz w:val="16"/>
          <w:szCs w:val="16"/>
        </w:rPr>
        <w:t>,</w:t>
      </w:r>
      <w:r w:rsidR="00180E6B">
        <w:rPr>
          <w:rFonts w:ascii="Courier New" w:eastAsia="Courier New" w:hAnsi="Courier New" w:cs="Courier New"/>
          <w:sz w:val="16"/>
          <w:szCs w:val="16"/>
        </w:rPr>
        <w:t>β</w:t>
      </w:r>
      <w:r w:rsidR="00180E6B">
        <w:rPr>
          <w:rFonts w:ascii="Courier New" w:eastAsia="Courier New" w:hAnsi="Courier New"/>
          <w:sz w:val="16"/>
          <w:szCs w:val="16"/>
        </w:rPr>
        <w:t>,</w:t>
      </w:r>
      <w:r w:rsidR="00180E6B">
        <w:rPr>
          <w:rFonts w:ascii="Courier New" w:eastAsia="Courier New" w:hAnsi="Courier New" w:cs="Courier New"/>
          <w:sz w:val="16"/>
          <w:szCs w:val="16"/>
        </w:rPr>
        <w:t>γ</w:t>
      </w:r>
      <w:r w:rsidR="00180E6B">
        <w:rPr>
          <w:rFonts w:ascii="Courier New" w:eastAsia="Courier New" w:hAnsi="Courier New"/>
          <w:sz w:val="16"/>
          <w:szCs w:val="16"/>
        </w:rPr>
        <w:t xml:space="preserve"> calibration.</w:t>
      </w:r>
    </w:p>
    <w:p w:rsidR="00180E6B" w:rsidRDefault="00180E6B" w:rsidP="00180E6B">
      <w:pPr>
        <w:tabs>
          <w:tab w:val="left" w:pos="1080"/>
        </w:tabs>
        <w:spacing w:line="269" w:lineRule="auto"/>
        <w:ind w:right="200"/>
        <w:jc w:val="both"/>
        <w:rPr>
          <w:rFonts w:ascii="Courier New" w:eastAsia="Courier New" w:hAnsi="Courier New"/>
          <w:b/>
          <w:sz w:val="16"/>
          <w:szCs w:val="16"/>
          <w:u w:val="single"/>
        </w:rPr>
      </w:pPr>
    </w:p>
    <w:p w:rsidR="00180E6B" w:rsidRPr="005C773B" w:rsidRDefault="00AE2BFA" w:rsidP="00180E6B">
      <w:pPr>
        <w:tabs>
          <w:tab w:val="left" w:pos="1080"/>
        </w:tabs>
        <w:spacing w:line="269" w:lineRule="auto"/>
        <w:ind w:right="200"/>
        <w:jc w:val="center"/>
        <w:rPr>
          <w:rFonts w:ascii="Courier New" w:eastAsia="Courier New" w:hAnsi="Courier New"/>
          <w:b/>
          <w:sz w:val="16"/>
          <w:szCs w:val="16"/>
          <w:u w:val="single"/>
        </w:rPr>
      </w:pPr>
      <w:r>
        <w:rPr>
          <w:noProof/>
        </w:rPr>
        <w:drawing>
          <wp:inline distT="0" distB="0" distL="0" distR="0">
            <wp:extent cx="2409825" cy="1019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1019175"/>
                    </a:xfrm>
                    <a:prstGeom prst="rect">
                      <a:avLst/>
                    </a:prstGeom>
                    <a:noFill/>
                    <a:ln>
                      <a:noFill/>
                    </a:ln>
                  </pic:spPr>
                </pic:pic>
              </a:graphicData>
            </a:graphic>
          </wp:inline>
        </w:drawing>
      </w:r>
    </w:p>
    <w:p w:rsidR="00104122" w:rsidRDefault="00104122" w:rsidP="008F0E70">
      <w:pPr>
        <w:tabs>
          <w:tab w:val="left" w:pos="1080"/>
        </w:tabs>
        <w:spacing w:line="269" w:lineRule="auto"/>
        <w:ind w:right="200"/>
        <w:jc w:val="both"/>
        <w:rPr>
          <w:rFonts w:ascii="Courier New" w:eastAsia="Courier New" w:hAnsi="Courier New"/>
          <w:sz w:val="16"/>
        </w:rPr>
      </w:pPr>
    </w:p>
    <w:p w:rsidR="00104122" w:rsidRDefault="00104122" w:rsidP="008F0E70">
      <w:pPr>
        <w:tabs>
          <w:tab w:val="left" w:pos="1080"/>
        </w:tabs>
        <w:spacing w:line="269" w:lineRule="auto"/>
        <w:ind w:right="200"/>
        <w:jc w:val="both"/>
        <w:rPr>
          <w:rFonts w:ascii="Courier New" w:eastAsia="Courier New" w:hAnsi="Courier New"/>
          <w:sz w:val="16"/>
        </w:rPr>
      </w:pPr>
    </w:p>
    <w:p w:rsidR="00104122" w:rsidRDefault="00180E6B" w:rsidP="00180E6B">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p>
    <w:p w:rsidR="00E41706" w:rsidRDefault="00180E6B" w:rsidP="00180E6B">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You can select Deltas simply writing</w:t>
      </w:r>
      <w:r w:rsidR="00E41706">
        <w:rPr>
          <w:rFonts w:ascii="Courier New" w:eastAsia="Courier New" w:hAnsi="Courier New"/>
          <w:sz w:val="16"/>
        </w:rPr>
        <w:t>:</w:t>
      </w:r>
      <w:r>
        <w:rPr>
          <w:rFonts w:ascii="Courier New" w:eastAsia="Courier New" w:hAnsi="Courier New"/>
          <w:sz w:val="16"/>
        </w:rPr>
        <w:t xml:space="preserve"> </w:t>
      </w:r>
      <w:r w:rsidR="00E41706">
        <w:rPr>
          <w:rFonts w:ascii="Courier New" w:eastAsia="Courier New" w:hAnsi="Courier New"/>
          <w:sz w:val="16"/>
        </w:rPr>
        <w:t>“</w:t>
      </w:r>
      <w:r w:rsidRPr="00E41706">
        <w:rPr>
          <w:rFonts w:ascii="Courier New" w:eastAsia="Courier New" w:hAnsi="Courier New"/>
          <w:i/>
          <w:sz w:val="16"/>
        </w:rPr>
        <w:t>TRUE</w:t>
      </w:r>
      <w:r w:rsidR="00E41706">
        <w:rPr>
          <w:rFonts w:ascii="Courier New" w:eastAsia="Courier New" w:hAnsi="Courier New"/>
          <w:sz w:val="16"/>
        </w:rPr>
        <w:t>”</w:t>
      </w:r>
      <w:r>
        <w:rPr>
          <w:rFonts w:ascii="Courier New" w:eastAsia="Courier New" w:hAnsi="Courier New"/>
          <w:sz w:val="16"/>
        </w:rPr>
        <w:t xml:space="preserve"> in the corresponding cell. Remember that </w:t>
      </w:r>
      <w:r w:rsidR="00E41706">
        <w:rPr>
          <w:rFonts w:ascii="Courier New" w:eastAsia="Courier New" w:hAnsi="Courier New"/>
          <w:sz w:val="16"/>
        </w:rPr>
        <w:t xml:space="preserve">    </w:t>
      </w:r>
    </w:p>
    <w:p w:rsidR="00E41706" w:rsidRDefault="00E41706" w:rsidP="00180E6B">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The </w:t>
      </w:r>
      <w:r w:rsidR="00180E6B">
        <w:rPr>
          <w:rFonts w:ascii="Courier New" w:eastAsia="Courier New" w:hAnsi="Courier New"/>
          <w:sz w:val="16"/>
        </w:rPr>
        <w:t xml:space="preserve">quadratic parametrization needs 3 Deltas to be calibrated so, if you flag just 2 </w:t>
      </w:r>
    </w:p>
    <w:p w:rsidR="00180E6B" w:rsidRDefault="00E41706" w:rsidP="00180E6B">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Deltas </w:t>
      </w:r>
      <w:r w:rsidR="00180E6B">
        <w:rPr>
          <w:rFonts w:ascii="Courier New" w:eastAsia="Courier New" w:hAnsi="Courier New"/>
          <w:sz w:val="16"/>
        </w:rPr>
        <w:t>it will be impossible to use</w:t>
      </w:r>
      <w:r>
        <w:rPr>
          <w:rFonts w:ascii="Courier New" w:eastAsia="Courier New" w:hAnsi="Courier New"/>
          <w:sz w:val="16"/>
        </w:rPr>
        <w:t xml:space="preserve"> that</w:t>
      </w:r>
      <w:r w:rsidR="00180E6B">
        <w:rPr>
          <w:rFonts w:ascii="Courier New" w:eastAsia="Courier New" w:hAnsi="Courier New"/>
          <w:sz w:val="16"/>
        </w:rPr>
        <w:t xml:space="preserve">. </w:t>
      </w:r>
    </w:p>
    <w:p w:rsidR="00180E6B" w:rsidRDefault="00180E6B" w:rsidP="00180E6B">
      <w:pPr>
        <w:tabs>
          <w:tab w:val="left" w:pos="1080"/>
        </w:tabs>
        <w:spacing w:line="269" w:lineRule="auto"/>
        <w:ind w:right="200"/>
        <w:jc w:val="both"/>
        <w:rPr>
          <w:rFonts w:ascii="Courier New" w:eastAsia="Courier New" w:hAnsi="Courier New"/>
          <w:sz w:val="16"/>
        </w:rPr>
      </w:pPr>
    </w:p>
    <w:p w:rsidR="00180E6B" w:rsidRDefault="00180E6B" w:rsidP="00180E6B">
      <w:pPr>
        <w:tabs>
          <w:tab w:val="left" w:pos="1080"/>
        </w:tabs>
        <w:spacing w:line="269" w:lineRule="auto"/>
        <w:ind w:right="200"/>
        <w:jc w:val="both"/>
        <w:rPr>
          <w:rFonts w:ascii="Courier New" w:eastAsia="Courier New" w:hAnsi="Courier New"/>
          <w:sz w:val="16"/>
        </w:rPr>
      </w:pPr>
    </w:p>
    <w:p w:rsidR="00180E6B" w:rsidRPr="00A674A0" w:rsidRDefault="00180E6B" w:rsidP="007C040E">
      <w:pPr>
        <w:numPr>
          <w:ilvl w:val="0"/>
          <w:numId w:val="16"/>
        </w:numPr>
        <w:tabs>
          <w:tab w:val="left" w:pos="1080"/>
        </w:tabs>
        <w:spacing w:line="269" w:lineRule="auto"/>
        <w:ind w:right="200"/>
        <w:jc w:val="both"/>
        <w:rPr>
          <w:rFonts w:ascii="Courier New" w:eastAsia="Courier New" w:hAnsi="Courier New"/>
          <w:b/>
          <w:sz w:val="16"/>
          <w:u w:val="single"/>
        </w:rPr>
      </w:pPr>
      <w:r w:rsidRPr="00180E6B">
        <w:rPr>
          <w:rFonts w:ascii="Courier New" w:eastAsia="Courier New" w:hAnsi="Courier New"/>
          <w:b/>
          <w:sz w:val="16"/>
          <w:u w:val="single"/>
        </w:rPr>
        <w:t>1M,3M,6M,12M Delta:</w:t>
      </w:r>
      <w:r>
        <w:rPr>
          <w:rFonts w:ascii="Courier New" w:eastAsia="Courier New" w:hAnsi="Courier New"/>
          <w:sz w:val="16"/>
        </w:rPr>
        <w:t xml:space="preserve"> </w:t>
      </w:r>
      <w:r w:rsidR="00A674A0">
        <w:rPr>
          <w:rFonts w:ascii="Courier New" w:eastAsia="Courier New" w:hAnsi="Courier New"/>
          <w:sz w:val="16"/>
        </w:rPr>
        <w:t>Deltas</w:t>
      </w:r>
      <w:r w:rsidR="0064091F">
        <w:rPr>
          <w:rFonts w:ascii="Courier New" w:eastAsia="Courier New" w:hAnsi="Courier New"/>
          <w:sz w:val="16"/>
        </w:rPr>
        <w:t>,</w:t>
      </w:r>
      <w:r w:rsidR="00A674A0">
        <w:rPr>
          <w:rFonts w:ascii="Courier New" w:eastAsia="Courier New" w:hAnsi="Courier New"/>
          <w:sz w:val="16"/>
        </w:rPr>
        <w:t xml:space="preserve"> that has been used in the preceding sheets</w:t>
      </w:r>
      <w:r w:rsidR="0064091F">
        <w:rPr>
          <w:rFonts w:ascii="Courier New" w:eastAsia="Courier New" w:hAnsi="Courier New"/>
          <w:sz w:val="16"/>
        </w:rPr>
        <w:t>,</w:t>
      </w:r>
      <w:r w:rsidR="00A674A0">
        <w:rPr>
          <w:rFonts w:ascii="Courier New" w:eastAsia="Courier New" w:hAnsi="Courier New"/>
          <w:sz w:val="16"/>
        </w:rPr>
        <w:t xml:space="preserve"> are calculated here. Even in this case, you can decide which basis must be computed directly and which one must be interpolated (the best practice is to base the choice looking at the instrument’s liquidity) writing</w:t>
      </w:r>
      <w:r w:rsidR="00E41706">
        <w:rPr>
          <w:rFonts w:ascii="Courier New" w:eastAsia="Courier New" w:hAnsi="Courier New"/>
          <w:sz w:val="16"/>
        </w:rPr>
        <w:t>:</w:t>
      </w:r>
      <w:r w:rsidR="00A674A0">
        <w:rPr>
          <w:rFonts w:ascii="Courier New" w:eastAsia="Courier New" w:hAnsi="Courier New"/>
          <w:sz w:val="16"/>
        </w:rPr>
        <w:t xml:space="preserve"> </w:t>
      </w:r>
      <w:r w:rsidR="00E41706">
        <w:rPr>
          <w:rFonts w:ascii="Courier New" w:eastAsia="Courier New" w:hAnsi="Courier New"/>
          <w:sz w:val="16"/>
        </w:rPr>
        <w:t>“</w:t>
      </w:r>
      <w:r w:rsidR="00A674A0" w:rsidRPr="00E41706">
        <w:rPr>
          <w:rFonts w:ascii="Courier New" w:eastAsia="Courier New" w:hAnsi="Courier New"/>
          <w:i/>
          <w:sz w:val="16"/>
        </w:rPr>
        <w:t>TRUE/FALSE</w:t>
      </w:r>
      <w:r w:rsidR="00E41706">
        <w:rPr>
          <w:rFonts w:ascii="Courier New" w:eastAsia="Courier New" w:hAnsi="Courier New"/>
          <w:sz w:val="16"/>
        </w:rPr>
        <w:t>”</w:t>
      </w:r>
      <w:r w:rsidR="00A674A0">
        <w:rPr>
          <w:rFonts w:ascii="Courier New" w:eastAsia="Courier New" w:hAnsi="Courier New"/>
          <w:sz w:val="16"/>
        </w:rPr>
        <w:t xml:space="preserve"> in the “</w:t>
      </w:r>
      <w:r w:rsidR="00E41706">
        <w:rPr>
          <w:rFonts w:ascii="Courier New" w:eastAsia="Courier New" w:hAnsi="Courier New"/>
          <w:b/>
          <w:sz w:val="16"/>
          <w:highlight w:val="yellow"/>
          <w:u w:val="single"/>
        </w:rPr>
        <w:t>S</w:t>
      </w:r>
      <w:r w:rsidR="00A674A0" w:rsidRPr="00E41706">
        <w:rPr>
          <w:rFonts w:ascii="Courier New" w:eastAsia="Courier New" w:hAnsi="Courier New"/>
          <w:b/>
          <w:sz w:val="16"/>
          <w:highlight w:val="yellow"/>
          <w:u w:val="single"/>
        </w:rPr>
        <w:t>elected</w:t>
      </w:r>
      <w:r w:rsidR="00A674A0">
        <w:rPr>
          <w:rFonts w:ascii="Courier New" w:eastAsia="Courier New" w:hAnsi="Courier New"/>
          <w:sz w:val="16"/>
        </w:rPr>
        <w:t>” column</w:t>
      </w:r>
      <w:r w:rsidR="00E41706">
        <w:rPr>
          <w:rFonts w:ascii="Courier New" w:eastAsia="Courier New" w:hAnsi="Courier New"/>
          <w:sz w:val="16"/>
        </w:rPr>
        <w:t>s</w:t>
      </w:r>
      <w:r w:rsidR="00A674A0">
        <w:rPr>
          <w:rFonts w:ascii="Courier New" w:eastAsia="Courier New" w:hAnsi="Courier New"/>
          <w:sz w:val="16"/>
        </w:rPr>
        <w:t>.</w:t>
      </w:r>
    </w:p>
    <w:p w:rsidR="00A674A0" w:rsidRDefault="00A674A0" w:rsidP="00A674A0">
      <w:pPr>
        <w:tabs>
          <w:tab w:val="left" w:pos="1080"/>
        </w:tabs>
        <w:spacing w:line="269" w:lineRule="auto"/>
        <w:ind w:right="200"/>
        <w:jc w:val="both"/>
        <w:rPr>
          <w:rFonts w:ascii="Courier New" w:eastAsia="Courier New" w:hAnsi="Courier New"/>
          <w:b/>
          <w:sz w:val="16"/>
          <w:u w:val="single"/>
        </w:rPr>
      </w:pPr>
    </w:p>
    <w:p w:rsidR="00A674A0" w:rsidRDefault="00A674A0" w:rsidP="00A674A0">
      <w:pPr>
        <w:tabs>
          <w:tab w:val="left" w:pos="1080"/>
        </w:tabs>
        <w:spacing w:line="269" w:lineRule="auto"/>
        <w:ind w:right="200"/>
        <w:jc w:val="both"/>
        <w:rPr>
          <w:rFonts w:ascii="Courier New" w:eastAsia="Courier New" w:hAnsi="Courier New"/>
          <w:b/>
          <w:sz w:val="16"/>
          <w:u w:val="single"/>
        </w:rPr>
      </w:pPr>
    </w:p>
    <w:p w:rsidR="00A674A0" w:rsidRDefault="00A674A0" w:rsidP="00A674A0">
      <w:pPr>
        <w:tabs>
          <w:tab w:val="left" w:pos="1080"/>
        </w:tabs>
        <w:spacing w:line="269" w:lineRule="auto"/>
        <w:ind w:right="200"/>
        <w:jc w:val="both"/>
        <w:rPr>
          <w:rFonts w:ascii="Courier New" w:eastAsia="Courier New" w:hAnsi="Courier New"/>
          <w:b/>
          <w:sz w:val="16"/>
          <w:u w:val="single"/>
        </w:rPr>
      </w:pPr>
    </w:p>
    <w:p w:rsidR="00A674A0" w:rsidRDefault="00AE2BFA" w:rsidP="00A674A0">
      <w:pPr>
        <w:tabs>
          <w:tab w:val="left" w:pos="1080"/>
        </w:tabs>
        <w:spacing w:line="269" w:lineRule="auto"/>
        <w:ind w:right="200"/>
        <w:jc w:val="center"/>
      </w:pPr>
      <w:r>
        <w:rPr>
          <w:noProof/>
        </w:rPr>
        <w:drawing>
          <wp:inline distT="0" distB="0" distL="0" distR="0">
            <wp:extent cx="2403475" cy="1198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3475" cy="1198880"/>
                    </a:xfrm>
                    <a:prstGeom prst="rect">
                      <a:avLst/>
                    </a:prstGeom>
                    <a:noFill/>
                    <a:ln>
                      <a:noFill/>
                    </a:ln>
                  </pic:spPr>
                </pic:pic>
              </a:graphicData>
            </a:graphic>
          </wp:inline>
        </w:drawing>
      </w:r>
    </w:p>
    <w:p w:rsidR="00A674A0" w:rsidRDefault="00A674A0" w:rsidP="00A674A0">
      <w:pPr>
        <w:tabs>
          <w:tab w:val="left" w:pos="1080"/>
        </w:tabs>
        <w:spacing w:line="269" w:lineRule="auto"/>
        <w:ind w:right="200"/>
        <w:jc w:val="center"/>
      </w:pPr>
    </w:p>
    <w:p w:rsidR="00A674A0" w:rsidRDefault="00A674A0" w:rsidP="00A674A0">
      <w:pPr>
        <w:tabs>
          <w:tab w:val="left" w:pos="1080"/>
        </w:tabs>
        <w:spacing w:line="269" w:lineRule="auto"/>
        <w:ind w:right="200"/>
        <w:jc w:val="center"/>
      </w:pPr>
    </w:p>
    <w:p w:rsidR="00D8509C" w:rsidRPr="00D8509C" w:rsidRDefault="00A674A0" w:rsidP="007C040E">
      <w:pPr>
        <w:numPr>
          <w:ilvl w:val="0"/>
          <w:numId w:val="16"/>
        </w:numPr>
        <w:tabs>
          <w:tab w:val="left" w:pos="1080"/>
        </w:tabs>
        <w:spacing w:line="269" w:lineRule="auto"/>
        <w:ind w:right="200"/>
        <w:jc w:val="both"/>
        <w:rPr>
          <w:rFonts w:ascii="Courier New" w:hAnsi="Courier New" w:cs="Courier New"/>
          <w:b/>
          <w:sz w:val="16"/>
          <w:szCs w:val="16"/>
          <w:u w:val="single"/>
        </w:rPr>
      </w:pPr>
      <w:r w:rsidRPr="00A674A0">
        <w:rPr>
          <w:rFonts w:ascii="Courier New" w:hAnsi="Courier New" w:cs="Courier New"/>
          <w:b/>
          <w:sz w:val="16"/>
          <w:szCs w:val="16"/>
          <w:u w:val="single"/>
        </w:rPr>
        <w:t>Contribution:</w:t>
      </w:r>
      <w:r>
        <w:rPr>
          <w:rFonts w:ascii="Courier New" w:hAnsi="Courier New" w:cs="Courier New"/>
          <w:sz w:val="16"/>
          <w:szCs w:val="16"/>
        </w:rPr>
        <w:t xml:space="preserve"> Finally </w:t>
      </w:r>
      <w:r w:rsidR="00D8509C">
        <w:rPr>
          <w:rFonts w:ascii="Courier New" w:hAnsi="Courier New" w:cs="Courier New"/>
          <w:sz w:val="16"/>
          <w:szCs w:val="16"/>
        </w:rPr>
        <w:t>the workbook define object</w:t>
      </w:r>
      <w:ins w:id="273" w:author="MORENI NICOLA" w:date="2016-06-27T17:01:00Z">
        <w:r w:rsidR="009E52E4">
          <w:rPr>
            <w:rFonts w:ascii="Courier New" w:hAnsi="Courier New" w:cs="Courier New"/>
            <w:sz w:val="16"/>
            <w:szCs w:val="16"/>
          </w:rPr>
          <w:t>s</w:t>
        </w:r>
      </w:ins>
      <w:r w:rsidR="00D8509C">
        <w:rPr>
          <w:rFonts w:ascii="Courier New" w:hAnsi="Courier New" w:cs="Courier New"/>
          <w:sz w:val="16"/>
          <w:szCs w:val="16"/>
        </w:rPr>
        <w:t xml:space="preserve"> for</w:t>
      </w:r>
      <w:r w:rsidR="0079433C">
        <w:rPr>
          <w:rFonts w:ascii="Courier New" w:hAnsi="Courier New" w:cs="Courier New"/>
          <w:sz w:val="16"/>
          <w:szCs w:val="16"/>
        </w:rPr>
        <w:t xml:space="preserve"> all synthetic deposits and </w:t>
      </w:r>
      <w:r w:rsidR="00D8509C">
        <w:rPr>
          <w:rFonts w:ascii="Courier New" w:hAnsi="Courier New" w:cs="Courier New"/>
          <w:sz w:val="16"/>
          <w:szCs w:val="16"/>
        </w:rPr>
        <w:t xml:space="preserve">summarize them </w:t>
      </w:r>
      <w:del w:id="274" w:author="MORENI NICOLA" w:date="2016-06-27T17:01:00Z">
        <w:r w:rsidR="00D8509C" w:rsidDel="009E52E4">
          <w:rPr>
            <w:rFonts w:ascii="Courier New" w:hAnsi="Courier New" w:cs="Courier New"/>
            <w:sz w:val="16"/>
            <w:szCs w:val="16"/>
          </w:rPr>
          <w:delText xml:space="preserve">all </w:delText>
        </w:r>
      </w:del>
      <w:r w:rsidR="00D8509C">
        <w:rPr>
          <w:rFonts w:ascii="Courier New" w:hAnsi="Courier New" w:cs="Courier New"/>
          <w:sz w:val="16"/>
          <w:szCs w:val="16"/>
        </w:rPr>
        <w:t xml:space="preserve">with the corresponding value in the </w:t>
      </w:r>
      <w:r w:rsidR="00D8509C" w:rsidRPr="00D8509C">
        <w:rPr>
          <w:rFonts w:ascii="Courier New" w:hAnsi="Courier New" w:cs="Courier New"/>
          <w:i/>
          <w:sz w:val="16"/>
          <w:szCs w:val="16"/>
        </w:rPr>
        <w:t>Contribution</w:t>
      </w:r>
      <w:r w:rsidR="00D8509C">
        <w:rPr>
          <w:rFonts w:ascii="Courier New" w:hAnsi="Courier New" w:cs="Courier New"/>
          <w:sz w:val="16"/>
          <w:szCs w:val="16"/>
        </w:rPr>
        <w:t xml:space="preserve"> sheet. As you can see</w:t>
      </w:r>
      <w:r w:rsidR="00E41706">
        <w:rPr>
          <w:rFonts w:ascii="Courier New" w:hAnsi="Courier New" w:cs="Courier New"/>
          <w:sz w:val="16"/>
          <w:szCs w:val="16"/>
        </w:rPr>
        <w:t>,</w:t>
      </w:r>
      <w:r w:rsidR="00D8509C">
        <w:rPr>
          <w:rFonts w:ascii="Courier New" w:hAnsi="Courier New" w:cs="Courier New"/>
          <w:sz w:val="16"/>
          <w:szCs w:val="16"/>
        </w:rPr>
        <w:t xml:space="preserve"> there is a different column for </w:t>
      </w:r>
      <w:r w:rsidR="00D8509C" w:rsidRPr="007177C1">
        <w:rPr>
          <w:rFonts w:ascii="Courier New" w:hAnsi="Courier New" w:cs="Courier New"/>
          <w:i/>
          <w:sz w:val="16"/>
          <w:szCs w:val="16"/>
        </w:rPr>
        <w:t>Live</w:t>
      </w:r>
      <w:r w:rsidR="00D8509C">
        <w:rPr>
          <w:rFonts w:ascii="Courier New" w:hAnsi="Courier New" w:cs="Courier New"/>
          <w:sz w:val="16"/>
          <w:szCs w:val="16"/>
        </w:rPr>
        <w:t xml:space="preserve">, </w:t>
      </w:r>
      <w:r w:rsidR="00D8509C" w:rsidRPr="007177C1">
        <w:rPr>
          <w:rFonts w:ascii="Courier New" w:hAnsi="Courier New" w:cs="Courier New"/>
          <w:i/>
          <w:sz w:val="16"/>
          <w:szCs w:val="16"/>
        </w:rPr>
        <w:t>Static</w:t>
      </w:r>
      <w:r w:rsidR="00D8509C">
        <w:rPr>
          <w:rFonts w:ascii="Courier New" w:hAnsi="Courier New" w:cs="Courier New"/>
          <w:sz w:val="16"/>
          <w:szCs w:val="16"/>
        </w:rPr>
        <w:t xml:space="preserve"> and </w:t>
      </w:r>
      <w:r w:rsidR="00D8509C" w:rsidRPr="007177C1">
        <w:rPr>
          <w:rFonts w:ascii="Courier New" w:hAnsi="Courier New" w:cs="Courier New"/>
          <w:i/>
          <w:sz w:val="16"/>
          <w:szCs w:val="16"/>
        </w:rPr>
        <w:t>Effective</w:t>
      </w:r>
      <w:r w:rsidR="00D8509C">
        <w:rPr>
          <w:rFonts w:ascii="Courier New" w:hAnsi="Courier New" w:cs="Courier New"/>
          <w:sz w:val="16"/>
          <w:szCs w:val="16"/>
        </w:rPr>
        <w:t xml:space="preserve"> values. In particular</w:t>
      </w:r>
      <w:r w:rsidR="00E41706">
        <w:rPr>
          <w:rFonts w:ascii="Courier New" w:hAnsi="Courier New" w:cs="Courier New"/>
          <w:sz w:val="16"/>
          <w:szCs w:val="16"/>
        </w:rPr>
        <w:t>,</w:t>
      </w:r>
      <w:r w:rsidR="00D8509C">
        <w:rPr>
          <w:rFonts w:ascii="Courier New" w:hAnsi="Courier New" w:cs="Courier New"/>
          <w:sz w:val="16"/>
          <w:szCs w:val="16"/>
        </w:rPr>
        <w:t xml:space="preserve"> values in the </w:t>
      </w:r>
      <w:r w:rsidR="00D8509C" w:rsidRPr="007177C1">
        <w:rPr>
          <w:rFonts w:ascii="Courier New" w:hAnsi="Courier New" w:cs="Courier New"/>
          <w:i/>
          <w:sz w:val="16"/>
          <w:szCs w:val="16"/>
        </w:rPr>
        <w:t>Effective</w:t>
      </w:r>
      <w:r w:rsidR="00D8509C">
        <w:rPr>
          <w:rFonts w:ascii="Courier New" w:hAnsi="Courier New" w:cs="Courier New"/>
          <w:sz w:val="16"/>
          <w:szCs w:val="16"/>
        </w:rPr>
        <w:t xml:space="preserve"> column change in according to the fact that you are using or not a live session</w:t>
      </w:r>
      <w:r w:rsidR="0079433C">
        <w:rPr>
          <w:rFonts w:ascii="Courier New" w:hAnsi="Courier New" w:cs="Courier New"/>
          <w:sz w:val="16"/>
          <w:szCs w:val="16"/>
        </w:rPr>
        <w:t xml:space="preserve"> (as already explained before).</w:t>
      </w:r>
      <w:ins w:id="275" w:author="MORENI NICOLA" w:date="2016-06-27T17:02:00Z">
        <w:r w:rsidR="009E52E4">
          <w:rPr>
            <w:rFonts w:ascii="Courier New" w:hAnsi="Courier New" w:cs="Courier New"/>
            <w:sz w:val="16"/>
            <w:szCs w:val="16"/>
          </w:rPr>
          <w:t>[can static be edited to override or are read only if the static mode is on?]</w:t>
        </w:r>
      </w:ins>
    </w:p>
    <w:p w:rsidR="00D8509C" w:rsidRDefault="00D8509C" w:rsidP="00D8509C">
      <w:pPr>
        <w:tabs>
          <w:tab w:val="left" w:pos="1080"/>
        </w:tabs>
        <w:spacing w:line="269" w:lineRule="auto"/>
        <w:ind w:right="200"/>
        <w:jc w:val="both"/>
        <w:rPr>
          <w:rFonts w:ascii="Courier New" w:hAnsi="Courier New" w:cs="Courier New"/>
          <w:b/>
          <w:sz w:val="16"/>
          <w:szCs w:val="16"/>
          <w:u w:val="single"/>
        </w:rPr>
      </w:pPr>
    </w:p>
    <w:p w:rsidR="007A4F22" w:rsidRDefault="007A4F22" w:rsidP="00D8509C">
      <w:pPr>
        <w:tabs>
          <w:tab w:val="left" w:pos="1080"/>
        </w:tabs>
        <w:spacing w:line="269" w:lineRule="auto"/>
        <w:ind w:right="200"/>
        <w:jc w:val="both"/>
        <w:rPr>
          <w:rFonts w:ascii="Courier New" w:hAnsi="Courier New" w:cs="Courier New"/>
          <w:b/>
          <w:sz w:val="16"/>
          <w:szCs w:val="16"/>
          <w:u w:val="single"/>
        </w:rPr>
      </w:pPr>
    </w:p>
    <w:p w:rsidR="007177C1" w:rsidRDefault="007177C1" w:rsidP="00D8509C">
      <w:pPr>
        <w:tabs>
          <w:tab w:val="left" w:pos="1080"/>
        </w:tabs>
        <w:spacing w:line="269" w:lineRule="auto"/>
        <w:ind w:right="200"/>
        <w:jc w:val="both"/>
        <w:rPr>
          <w:rFonts w:ascii="Courier New" w:hAnsi="Courier New" w:cs="Courier New"/>
          <w:b/>
          <w:sz w:val="16"/>
          <w:szCs w:val="16"/>
          <w:u w:val="single"/>
        </w:rPr>
      </w:pPr>
    </w:p>
    <w:p w:rsidR="00D8509C" w:rsidRDefault="00AE2BFA" w:rsidP="00D8509C">
      <w:pPr>
        <w:tabs>
          <w:tab w:val="left" w:pos="1080"/>
        </w:tabs>
        <w:spacing w:line="269" w:lineRule="auto"/>
        <w:ind w:right="200"/>
        <w:jc w:val="center"/>
      </w:pPr>
      <w:r>
        <w:rPr>
          <w:noProof/>
        </w:rPr>
        <w:drawing>
          <wp:inline distT="0" distB="0" distL="0" distR="0">
            <wp:extent cx="2687320" cy="722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7320" cy="722630"/>
                    </a:xfrm>
                    <a:prstGeom prst="rect">
                      <a:avLst/>
                    </a:prstGeom>
                    <a:noFill/>
                    <a:ln>
                      <a:noFill/>
                    </a:ln>
                  </pic:spPr>
                </pic:pic>
              </a:graphicData>
            </a:graphic>
          </wp:inline>
        </w:drawing>
      </w:r>
    </w:p>
    <w:p w:rsidR="007A4F22" w:rsidRDefault="007177C1" w:rsidP="007177C1">
      <w:pPr>
        <w:tabs>
          <w:tab w:val="left" w:pos="1080"/>
        </w:tabs>
        <w:spacing w:line="269" w:lineRule="auto"/>
        <w:ind w:right="200"/>
        <w:jc w:val="both"/>
      </w:pPr>
      <w:r>
        <w:t xml:space="preserve">            </w:t>
      </w:r>
    </w:p>
    <w:p w:rsidR="007A4F22" w:rsidRDefault="007177C1" w:rsidP="007A4F22">
      <w:pPr>
        <w:tabs>
          <w:tab w:val="left" w:pos="1080"/>
        </w:tabs>
        <w:spacing w:line="269" w:lineRule="auto"/>
        <w:ind w:left="720" w:right="200"/>
        <w:jc w:val="both"/>
        <w:rPr>
          <w:rFonts w:ascii="Courier New" w:hAnsi="Courier New" w:cs="Courier New"/>
          <w:sz w:val="16"/>
          <w:szCs w:val="16"/>
        </w:rPr>
      </w:pPr>
      <w:r>
        <w:rPr>
          <w:rFonts w:ascii="Courier New" w:hAnsi="Courier New" w:cs="Courier New"/>
          <w:sz w:val="16"/>
          <w:szCs w:val="16"/>
        </w:rPr>
        <w:t xml:space="preserve">For a final check remember to control </w:t>
      </w:r>
      <w:r w:rsidR="000C28B3">
        <w:rPr>
          <w:rFonts w:ascii="Courier New" w:hAnsi="Courier New" w:cs="Courier New"/>
          <w:sz w:val="16"/>
          <w:szCs w:val="16"/>
        </w:rPr>
        <w:t xml:space="preserve"> </w:t>
      </w:r>
      <w:r w:rsidR="000C28B3" w:rsidRPr="000C28B3">
        <w:rPr>
          <w:rFonts w:ascii="Courier New" w:hAnsi="Courier New" w:cs="Courier New"/>
          <w:b/>
          <w:sz w:val="16"/>
          <w:szCs w:val="16"/>
          <w:highlight w:val="yellow"/>
          <w:u w:val="single"/>
        </w:rPr>
        <w:t>E</w:t>
      </w:r>
      <w:r w:rsidR="000C28B3">
        <w:rPr>
          <w:rFonts w:ascii="Courier New" w:hAnsi="Courier New" w:cs="Courier New"/>
          <w:sz w:val="16"/>
          <w:szCs w:val="16"/>
        </w:rPr>
        <w:t xml:space="preserve"> column (</w:t>
      </w:r>
      <w:r w:rsidR="00E41706">
        <w:rPr>
          <w:rFonts w:ascii="Courier New" w:hAnsi="Courier New" w:cs="Courier New"/>
          <w:sz w:val="16"/>
          <w:szCs w:val="16"/>
        </w:rPr>
        <w:t>“</w:t>
      </w:r>
      <w:r w:rsidRPr="000C28B3">
        <w:rPr>
          <w:rFonts w:ascii="Courier New" w:hAnsi="Courier New" w:cs="Courier New"/>
          <w:i/>
          <w:sz w:val="16"/>
          <w:szCs w:val="16"/>
        </w:rPr>
        <w:t>Error</w:t>
      </w:r>
      <w:r w:rsidR="00E41706">
        <w:rPr>
          <w:rFonts w:ascii="Courier New" w:hAnsi="Courier New" w:cs="Courier New"/>
          <w:i/>
          <w:sz w:val="16"/>
          <w:szCs w:val="16"/>
        </w:rPr>
        <w:t>”</w:t>
      </w:r>
      <w:r w:rsidR="000C28B3">
        <w:rPr>
          <w:rFonts w:ascii="Courier New" w:hAnsi="Courier New" w:cs="Courier New"/>
          <w:i/>
          <w:sz w:val="16"/>
          <w:szCs w:val="16"/>
        </w:rPr>
        <w:t>)</w:t>
      </w:r>
      <w:r>
        <w:rPr>
          <w:rFonts w:ascii="Courier New" w:hAnsi="Courier New" w:cs="Courier New"/>
          <w:sz w:val="16"/>
          <w:szCs w:val="16"/>
        </w:rPr>
        <w:t>; t</w:t>
      </w:r>
      <w:r w:rsidR="007A4F22">
        <w:rPr>
          <w:rFonts w:ascii="Courier New" w:hAnsi="Courier New" w:cs="Courier New"/>
          <w:sz w:val="16"/>
          <w:szCs w:val="16"/>
        </w:rPr>
        <w:t>here must be no error messages.</w:t>
      </w:r>
    </w:p>
    <w:p w:rsidR="007A4F22" w:rsidRDefault="007A4F22" w:rsidP="007A4F22">
      <w:pPr>
        <w:tabs>
          <w:tab w:val="left" w:pos="1080"/>
        </w:tabs>
        <w:spacing w:line="269" w:lineRule="auto"/>
        <w:ind w:left="720" w:right="200"/>
        <w:jc w:val="both"/>
        <w:rPr>
          <w:rFonts w:ascii="Courier New" w:hAnsi="Courier New" w:cs="Courier New"/>
          <w:sz w:val="16"/>
          <w:szCs w:val="16"/>
        </w:rPr>
      </w:pPr>
    </w:p>
    <w:p w:rsidR="007177C1" w:rsidRDefault="007177C1" w:rsidP="007177C1">
      <w:pPr>
        <w:tabs>
          <w:tab w:val="left" w:pos="1080"/>
        </w:tabs>
        <w:spacing w:line="269" w:lineRule="auto"/>
        <w:ind w:left="720" w:right="200"/>
        <w:jc w:val="center"/>
        <w:rPr>
          <w:rFonts w:ascii="Courier New" w:hAnsi="Courier New" w:cs="Courier New"/>
          <w:sz w:val="16"/>
          <w:szCs w:val="16"/>
        </w:rPr>
      </w:pPr>
    </w:p>
    <w:p w:rsidR="007A4F22" w:rsidRDefault="00AE2BFA" w:rsidP="0079433C">
      <w:pPr>
        <w:tabs>
          <w:tab w:val="left" w:pos="1080"/>
        </w:tabs>
        <w:spacing w:line="269" w:lineRule="auto"/>
        <w:ind w:left="720" w:right="200"/>
        <w:jc w:val="center"/>
      </w:pPr>
      <w:r>
        <w:rPr>
          <w:noProof/>
        </w:rPr>
        <w:drawing>
          <wp:inline distT="0" distB="0" distL="0" distR="0">
            <wp:extent cx="3533775" cy="877570"/>
            <wp:effectExtent l="0" t="0" r="9525" b="0"/>
            <wp:docPr id="32" name="Picture 32"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3775" cy="877570"/>
                    </a:xfrm>
                    <a:prstGeom prst="rect">
                      <a:avLst/>
                    </a:prstGeom>
                    <a:noFill/>
                    <a:ln>
                      <a:noFill/>
                    </a:ln>
                  </pic:spPr>
                </pic:pic>
              </a:graphicData>
            </a:graphic>
          </wp:inline>
        </w:drawing>
      </w:r>
    </w:p>
    <w:p w:rsidR="0079433C" w:rsidRPr="0079433C" w:rsidRDefault="0079433C" w:rsidP="0079433C">
      <w:pPr>
        <w:tabs>
          <w:tab w:val="left" w:pos="1080"/>
        </w:tabs>
        <w:spacing w:line="269" w:lineRule="auto"/>
        <w:ind w:left="720" w:right="200"/>
        <w:jc w:val="center"/>
      </w:pPr>
    </w:p>
    <w:p w:rsidR="002531EF" w:rsidRDefault="002531EF" w:rsidP="008F0E70">
      <w:pPr>
        <w:tabs>
          <w:tab w:val="left" w:pos="1080"/>
        </w:tabs>
        <w:spacing w:line="269" w:lineRule="auto"/>
        <w:ind w:right="200"/>
        <w:jc w:val="both"/>
        <w:rPr>
          <w:rFonts w:ascii="Courier New" w:hAnsi="Courier New" w:cs="Courier New"/>
          <w:sz w:val="16"/>
          <w:szCs w:val="16"/>
        </w:rPr>
      </w:pPr>
    </w:p>
    <w:p w:rsidR="002E0DE2" w:rsidRPr="00BD0E34" w:rsidRDefault="008F0E70" w:rsidP="008F0E70">
      <w:pPr>
        <w:tabs>
          <w:tab w:val="left" w:pos="1080"/>
        </w:tabs>
        <w:spacing w:line="269" w:lineRule="auto"/>
        <w:ind w:right="200"/>
        <w:jc w:val="both"/>
        <w:rPr>
          <w:rFonts w:ascii="Courier New" w:hAnsi="Courier New" w:cs="Courier New"/>
          <w:b/>
          <w:sz w:val="16"/>
          <w:szCs w:val="16"/>
          <w:u w:val="single"/>
        </w:rPr>
      </w:pPr>
      <w:r w:rsidRPr="008F0E70">
        <w:rPr>
          <w:rFonts w:ascii="Courier New" w:eastAsia="Courier New" w:hAnsi="Courier New"/>
          <w:sz w:val="16"/>
        </w:rPr>
        <w:t>-</w:t>
      </w:r>
      <w:r>
        <w:rPr>
          <w:rFonts w:ascii="Courier New" w:eastAsia="Courier New" w:hAnsi="Courier New"/>
          <w:sz w:val="16"/>
        </w:rPr>
        <w:t xml:space="preserve"> </w:t>
      </w:r>
      <w:proofErr w:type="spellStart"/>
      <w:r w:rsidR="002E0DE2" w:rsidRPr="002E0DE2">
        <w:rPr>
          <w:rFonts w:ascii="Courier New" w:eastAsia="Courier New" w:hAnsi="Courier New"/>
          <w:b/>
          <w:sz w:val="24"/>
          <w:szCs w:val="24"/>
        </w:rPr>
        <w:t>CurvesBootstrapping</w:t>
      </w:r>
      <w:proofErr w:type="spellEnd"/>
    </w:p>
    <w:p w:rsidR="00B318F2" w:rsidRDefault="00B318F2" w:rsidP="008F0E70">
      <w:pPr>
        <w:tabs>
          <w:tab w:val="left" w:pos="1080"/>
        </w:tabs>
        <w:spacing w:line="269" w:lineRule="auto"/>
        <w:ind w:right="200"/>
        <w:jc w:val="both"/>
        <w:rPr>
          <w:rFonts w:ascii="Courier New" w:eastAsia="Courier New" w:hAnsi="Courier New"/>
          <w:b/>
          <w:sz w:val="24"/>
          <w:szCs w:val="24"/>
        </w:rPr>
      </w:pPr>
    </w:p>
    <w:p w:rsidR="005508FB" w:rsidRDefault="002E0DE2" w:rsidP="005508FB">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Let’s consider the case of EUR curve bootstrapping</w:t>
      </w:r>
      <w:r w:rsidR="00162F35">
        <w:rPr>
          <w:rFonts w:ascii="Courier New" w:eastAsia="Courier New" w:hAnsi="Courier New"/>
          <w:sz w:val="16"/>
        </w:rPr>
        <w:t>.</w:t>
      </w:r>
    </w:p>
    <w:p w:rsidR="00A73D0E" w:rsidRDefault="00A73D0E" w:rsidP="005508FB">
      <w:pPr>
        <w:tabs>
          <w:tab w:val="left" w:pos="1080"/>
        </w:tabs>
        <w:spacing w:line="269" w:lineRule="auto"/>
        <w:ind w:right="200"/>
        <w:jc w:val="both"/>
        <w:rPr>
          <w:rFonts w:ascii="Courier New" w:eastAsia="Courier New" w:hAnsi="Courier New"/>
          <w:sz w:val="16"/>
        </w:rPr>
      </w:pPr>
    </w:p>
    <w:p w:rsidR="0022451F" w:rsidRDefault="005508FB" w:rsidP="00CC7CA7">
      <w:pPr>
        <w:numPr>
          <w:ilvl w:val="0"/>
          <w:numId w:val="1"/>
        </w:numPr>
        <w:tabs>
          <w:tab w:val="left" w:pos="1080"/>
        </w:tabs>
        <w:spacing w:line="269" w:lineRule="auto"/>
        <w:ind w:left="720" w:right="200" w:hanging="360"/>
        <w:jc w:val="both"/>
        <w:rPr>
          <w:rFonts w:ascii="Courier New" w:eastAsia="Courier New" w:hAnsi="Courier New"/>
          <w:sz w:val="16"/>
        </w:rPr>
      </w:pPr>
      <w:proofErr w:type="spellStart"/>
      <w:r w:rsidRPr="00463B97">
        <w:rPr>
          <w:rFonts w:ascii="Courier New" w:eastAsia="Courier New" w:hAnsi="Courier New"/>
          <w:b/>
          <w:sz w:val="16"/>
          <w:u w:val="single"/>
        </w:rPr>
        <w:t>GeneralSettings</w:t>
      </w:r>
      <w:proofErr w:type="spellEnd"/>
      <w:r>
        <w:rPr>
          <w:rFonts w:ascii="Courier New" w:eastAsia="Courier New" w:hAnsi="Courier New"/>
          <w:sz w:val="16"/>
          <w:u w:val="single"/>
        </w:rPr>
        <w:t>:</w:t>
      </w:r>
      <w:r>
        <w:rPr>
          <w:rFonts w:ascii="Courier New" w:eastAsia="Courier New" w:hAnsi="Courier New"/>
          <w:sz w:val="16"/>
        </w:rPr>
        <w:t xml:space="preserve"> </w:t>
      </w:r>
      <w:r w:rsidR="00684163">
        <w:rPr>
          <w:rFonts w:ascii="Courier New" w:eastAsia="Courier New" w:hAnsi="Courier New"/>
          <w:sz w:val="16"/>
        </w:rPr>
        <w:t xml:space="preserve">As you can see all curves bootstrapped are summarized here in the </w:t>
      </w:r>
      <w:proofErr w:type="spellStart"/>
      <w:r w:rsidR="00BC380F">
        <w:rPr>
          <w:rFonts w:ascii="Courier New" w:eastAsia="Courier New" w:hAnsi="Courier New"/>
          <w:i/>
          <w:sz w:val="16"/>
        </w:rPr>
        <w:t>PiecewiseYieldCurve</w:t>
      </w:r>
      <w:proofErr w:type="spellEnd"/>
      <w:r w:rsidR="00BC380F">
        <w:rPr>
          <w:rFonts w:ascii="Courier New" w:eastAsia="Courier New" w:hAnsi="Courier New"/>
          <w:sz w:val="16"/>
        </w:rPr>
        <w:t xml:space="preserve"> cells.</w:t>
      </w:r>
    </w:p>
    <w:p w:rsidR="00BC380F" w:rsidRDefault="00BC380F" w:rsidP="00BC380F">
      <w:pPr>
        <w:tabs>
          <w:tab w:val="left" w:pos="1080"/>
        </w:tabs>
        <w:spacing w:line="269" w:lineRule="auto"/>
        <w:ind w:right="200"/>
        <w:jc w:val="both"/>
        <w:rPr>
          <w:rFonts w:ascii="Courier New" w:eastAsia="Courier New" w:hAnsi="Courier New"/>
          <w:sz w:val="16"/>
        </w:rPr>
      </w:pPr>
    </w:p>
    <w:p w:rsidR="00BC380F" w:rsidRDefault="00BC380F" w:rsidP="00BC380F">
      <w:pPr>
        <w:tabs>
          <w:tab w:val="left" w:pos="1080"/>
        </w:tabs>
        <w:spacing w:line="269" w:lineRule="auto"/>
        <w:ind w:right="200"/>
        <w:jc w:val="both"/>
        <w:rPr>
          <w:rFonts w:ascii="Courier New" w:eastAsia="Courier New" w:hAnsi="Courier New"/>
          <w:sz w:val="16"/>
        </w:rPr>
      </w:pPr>
    </w:p>
    <w:tbl>
      <w:tblPr>
        <w:tblW w:w="5360" w:type="dxa"/>
        <w:tblInd w:w="2010" w:type="dxa"/>
        <w:tblLook w:val="04A0" w:firstRow="1" w:lastRow="0" w:firstColumn="1" w:lastColumn="0" w:noHBand="0" w:noVBand="1"/>
      </w:tblPr>
      <w:tblGrid>
        <w:gridCol w:w="2140"/>
        <w:gridCol w:w="3220"/>
      </w:tblGrid>
      <w:tr w:rsidR="00BC380F" w:rsidRPr="00BC380F" w:rsidTr="00BC380F">
        <w:trPr>
          <w:trHeight w:val="225"/>
        </w:trPr>
        <w:tc>
          <w:tcPr>
            <w:tcW w:w="2140" w:type="dxa"/>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BC380F" w:rsidRPr="00BC380F" w:rsidRDefault="00BC380F" w:rsidP="00BC380F">
            <w:pPr>
              <w:jc w:val="center"/>
              <w:rPr>
                <w:rFonts w:ascii="Courier New" w:eastAsia="Times New Roman" w:hAnsi="Courier New" w:cs="Courier New"/>
                <w:b/>
                <w:bCs/>
                <w:sz w:val="16"/>
                <w:szCs w:val="16"/>
              </w:rPr>
            </w:pPr>
            <w:proofErr w:type="spellStart"/>
            <w:r w:rsidRPr="00BC380F">
              <w:rPr>
                <w:rFonts w:ascii="Courier New" w:eastAsia="Times New Roman" w:hAnsi="Courier New" w:cs="Courier New"/>
                <w:b/>
                <w:bCs/>
                <w:sz w:val="16"/>
                <w:szCs w:val="16"/>
              </w:rPr>
              <w:t>PiecewiseYieldCurve</w:t>
            </w:r>
            <w:proofErr w:type="spellEnd"/>
          </w:p>
        </w:tc>
        <w:tc>
          <w:tcPr>
            <w:tcW w:w="3220" w:type="dxa"/>
            <w:tcBorders>
              <w:top w:val="single" w:sz="4" w:space="0" w:color="auto"/>
              <w:left w:val="nil"/>
              <w:bottom w:val="single" w:sz="4" w:space="0" w:color="auto"/>
              <w:right w:val="single" w:sz="4" w:space="0" w:color="auto"/>
            </w:tcBorders>
            <w:shd w:val="clear" w:color="auto" w:fill="auto"/>
            <w:noWrap/>
            <w:vAlign w:val="center"/>
            <w:hideMark/>
          </w:tcPr>
          <w:p w:rsidR="00BC380F" w:rsidRPr="00BC380F" w:rsidRDefault="00BC380F" w:rsidP="00BC380F">
            <w:pPr>
              <w:jc w:val="center"/>
              <w:rPr>
                <w:rFonts w:ascii="Courier New" w:eastAsia="Times New Roman" w:hAnsi="Courier New" w:cs="Courier New"/>
                <w:color w:val="000000"/>
                <w:sz w:val="16"/>
                <w:szCs w:val="16"/>
              </w:rPr>
            </w:pPr>
            <w:bookmarkStart w:id="276" w:name="RANGE!D13"/>
            <w:r w:rsidRPr="00BC380F">
              <w:rPr>
                <w:rFonts w:ascii="Courier New" w:eastAsia="Times New Roman" w:hAnsi="Courier New" w:cs="Courier New"/>
                <w:color w:val="000000"/>
                <w:sz w:val="16"/>
                <w:szCs w:val="16"/>
              </w:rPr>
              <w:t>_EURON#0000</w:t>
            </w:r>
            <w:bookmarkEnd w:id="276"/>
          </w:p>
        </w:tc>
      </w:tr>
    </w:tbl>
    <w:p w:rsidR="00BC380F" w:rsidRDefault="00BC380F" w:rsidP="00BC380F">
      <w:pPr>
        <w:tabs>
          <w:tab w:val="left" w:pos="1080"/>
        </w:tabs>
        <w:spacing w:line="269" w:lineRule="auto"/>
        <w:ind w:right="200"/>
        <w:jc w:val="center"/>
        <w:rPr>
          <w:rFonts w:ascii="Courier New" w:eastAsia="Courier New" w:hAnsi="Courier New"/>
          <w:sz w:val="16"/>
        </w:rPr>
      </w:pPr>
    </w:p>
    <w:p w:rsidR="00BC380F" w:rsidRDefault="00BC380F" w:rsidP="00BC380F">
      <w:pPr>
        <w:tabs>
          <w:tab w:val="left" w:pos="1080"/>
        </w:tabs>
        <w:spacing w:line="269" w:lineRule="auto"/>
        <w:ind w:right="200"/>
        <w:jc w:val="center"/>
        <w:rPr>
          <w:rFonts w:ascii="Courier New" w:eastAsia="Courier New" w:hAnsi="Courier New"/>
          <w:sz w:val="16"/>
        </w:rPr>
      </w:pPr>
    </w:p>
    <w:p w:rsidR="00BC380F" w:rsidRDefault="00BC380F" w:rsidP="0022451F">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r w:rsidR="00F13895">
        <w:rPr>
          <w:rFonts w:ascii="Courier New" w:eastAsia="Courier New" w:hAnsi="Courier New"/>
          <w:sz w:val="16"/>
        </w:rPr>
        <w:t xml:space="preserve">As usual, </w:t>
      </w:r>
      <w:r>
        <w:rPr>
          <w:rFonts w:ascii="Courier New" w:eastAsia="Courier New" w:hAnsi="Courier New"/>
          <w:sz w:val="16"/>
        </w:rPr>
        <w:t xml:space="preserve">you can switch general settings (like currency, evaluation date or </w:t>
      </w:r>
    </w:p>
    <w:p w:rsidR="0022451F" w:rsidRDefault="00BC380F" w:rsidP="0022451F">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pillar date) simply clicking on the right cell and selecting the parameter you need.</w:t>
      </w:r>
    </w:p>
    <w:p w:rsidR="00A73D0E" w:rsidRDefault="00A73D0E" w:rsidP="0022451F">
      <w:pPr>
        <w:tabs>
          <w:tab w:val="left" w:pos="1080"/>
        </w:tabs>
        <w:spacing w:line="269" w:lineRule="auto"/>
        <w:ind w:right="200"/>
        <w:jc w:val="both"/>
        <w:rPr>
          <w:rFonts w:ascii="Courier New" w:eastAsia="Courier New" w:hAnsi="Courier New"/>
          <w:sz w:val="16"/>
        </w:rPr>
      </w:pPr>
    </w:p>
    <w:p w:rsidR="00BC380F" w:rsidRDefault="00BC380F" w:rsidP="0022451F">
      <w:pPr>
        <w:tabs>
          <w:tab w:val="left" w:pos="1080"/>
        </w:tabs>
        <w:spacing w:line="269" w:lineRule="auto"/>
        <w:ind w:right="200"/>
        <w:jc w:val="both"/>
        <w:rPr>
          <w:rFonts w:ascii="Courier New" w:eastAsia="Courier New" w:hAnsi="Courier New"/>
          <w:sz w:val="16"/>
        </w:rPr>
      </w:pPr>
    </w:p>
    <w:p w:rsidR="0022451F" w:rsidRDefault="00AE2BFA" w:rsidP="0022451F">
      <w:pPr>
        <w:tabs>
          <w:tab w:val="left" w:pos="1080"/>
        </w:tabs>
        <w:spacing w:line="269" w:lineRule="auto"/>
        <w:ind w:right="200"/>
        <w:jc w:val="center"/>
        <w:rPr>
          <w:rFonts w:ascii="Courier New" w:eastAsia="Courier New" w:hAnsi="Courier New"/>
          <w:sz w:val="16"/>
        </w:rPr>
      </w:pPr>
      <w:r>
        <w:rPr>
          <w:rFonts w:ascii="Courier New" w:eastAsia="Courier New" w:hAnsi="Courier New"/>
          <w:noProof/>
          <w:sz w:val="16"/>
        </w:rPr>
        <w:drawing>
          <wp:inline distT="0" distB="0" distL="0" distR="0">
            <wp:extent cx="5924550" cy="9906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990600"/>
                    </a:xfrm>
                    <a:prstGeom prst="rect">
                      <a:avLst/>
                    </a:prstGeom>
                    <a:noFill/>
                    <a:ln>
                      <a:noFill/>
                    </a:ln>
                  </pic:spPr>
                </pic:pic>
              </a:graphicData>
            </a:graphic>
          </wp:inline>
        </w:drawing>
      </w:r>
    </w:p>
    <w:p w:rsidR="00EA4BAD" w:rsidRDefault="00EA4BAD" w:rsidP="002E0DE2">
      <w:pPr>
        <w:tabs>
          <w:tab w:val="left" w:pos="1080"/>
        </w:tabs>
        <w:spacing w:line="269" w:lineRule="auto"/>
        <w:ind w:right="200"/>
        <w:jc w:val="both"/>
        <w:rPr>
          <w:rFonts w:ascii="Courier New" w:eastAsia="Courier New" w:hAnsi="Courier New"/>
          <w:sz w:val="16"/>
        </w:rPr>
      </w:pPr>
    </w:p>
    <w:p w:rsidR="00A73D0E" w:rsidRDefault="00A73D0E" w:rsidP="002E0DE2">
      <w:pPr>
        <w:tabs>
          <w:tab w:val="left" w:pos="1080"/>
        </w:tabs>
        <w:spacing w:line="269" w:lineRule="auto"/>
        <w:ind w:right="200"/>
        <w:jc w:val="both"/>
        <w:rPr>
          <w:rFonts w:ascii="Courier New" w:eastAsia="Courier New" w:hAnsi="Courier New"/>
          <w:sz w:val="16"/>
        </w:rPr>
      </w:pPr>
    </w:p>
    <w:p w:rsidR="0022451F" w:rsidRDefault="0022451F" w:rsidP="002E0DE2">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For </w:t>
      </w:r>
      <w:r w:rsidR="000C28B3">
        <w:rPr>
          <w:rFonts w:ascii="Courier New" w:eastAsia="Courier New" w:hAnsi="Courier New"/>
          <w:sz w:val="16"/>
        </w:rPr>
        <w:t xml:space="preserve">example you can click on </w:t>
      </w:r>
      <w:r w:rsidR="000C28B3" w:rsidRPr="000C28B3">
        <w:rPr>
          <w:rFonts w:ascii="Courier New" w:eastAsia="Courier New" w:hAnsi="Courier New"/>
          <w:b/>
          <w:sz w:val="16"/>
          <w:highlight w:val="yellow"/>
          <w:u w:val="single"/>
        </w:rPr>
        <w:t>D3</w:t>
      </w:r>
      <w:r w:rsidR="000C28B3">
        <w:rPr>
          <w:rFonts w:ascii="Courier New" w:eastAsia="Courier New" w:hAnsi="Courier New"/>
          <w:sz w:val="16"/>
        </w:rPr>
        <w:t xml:space="preserve"> </w:t>
      </w:r>
      <w:r>
        <w:rPr>
          <w:rFonts w:ascii="Courier New" w:eastAsia="Courier New" w:hAnsi="Courier New"/>
          <w:sz w:val="16"/>
        </w:rPr>
        <w:t>(</w:t>
      </w:r>
      <w:r w:rsidR="002A64DA">
        <w:rPr>
          <w:rFonts w:ascii="Courier New" w:eastAsia="Courier New" w:hAnsi="Courier New"/>
          <w:sz w:val="16"/>
        </w:rPr>
        <w:t>“</w:t>
      </w:r>
      <w:r w:rsidRPr="00820241">
        <w:rPr>
          <w:rFonts w:ascii="Courier New" w:eastAsia="Courier New" w:hAnsi="Courier New"/>
          <w:i/>
          <w:sz w:val="16"/>
        </w:rPr>
        <w:t>EUR</w:t>
      </w:r>
      <w:r w:rsidR="002A64DA">
        <w:rPr>
          <w:rFonts w:ascii="Courier New" w:eastAsia="Courier New" w:hAnsi="Courier New"/>
          <w:sz w:val="16"/>
        </w:rPr>
        <w:t>”</w:t>
      </w:r>
      <w:r>
        <w:rPr>
          <w:rFonts w:ascii="Courier New" w:eastAsia="Courier New" w:hAnsi="Courier New"/>
          <w:sz w:val="16"/>
        </w:rPr>
        <w:t xml:space="preserve">) (a drop down menu will appear) and choose </w:t>
      </w:r>
      <w:r w:rsidR="002A64DA">
        <w:rPr>
          <w:rFonts w:ascii="Courier New" w:eastAsia="Courier New" w:hAnsi="Courier New"/>
          <w:sz w:val="16"/>
        </w:rPr>
        <w:t>another currency</w:t>
      </w:r>
      <w:r w:rsidR="005508FB">
        <w:rPr>
          <w:rFonts w:ascii="Courier New" w:eastAsia="Courier New" w:hAnsi="Courier New"/>
          <w:sz w:val="16"/>
        </w:rPr>
        <w:t>,</w:t>
      </w:r>
      <w:r w:rsidR="000C28B3">
        <w:rPr>
          <w:rFonts w:ascii="Courier New" w:eastAsia="Courier New" w:hAnsi="Courier New"/>
          <w:sz w:val="16"/>
        </w:rPr>
        <w:t xml:space="preserve"> or you can click on </w:t>
      </w:r>
      <w:r w:rsidR="000C28B3" w:rsidRPr="000C28B3">
        <w:rPr>
          <w:rFonts w:ascii="Courier New" w:eastAsia="Courier New" w:hAnsi="Courier New"/>
          <w:b/>
          <w:sz w:val="16"/>
          <w:highlight w:val="yellow"/>
          <w:u w:val="single"/>
        </w:rPr>
        <w:t>I3</w:t>
      </w:r>
      <w:r w:rsidR="002A64DA">
        <w:rPr>
          <w:rFonts w:ascii="Courier New" w:eastAsia="Courier New" w:hAnsi="Courier New"/>
          <w:sz w:val="16"/>
        </w:rPr>
        <w:t xml:space="preserve"> (“</w:t>
      </w:r>
      <w:r w:rsidR="002A64DA" w:rsidRPr="00820241">
        <w:rPr>
          <w:rFonts w:ascii="Courier New" w:eastAsia="Courier New" w:hAnsi="Courier New"/>
          <w:i/>
          <w:sz w:val="16"/>
        </w:rPr>
        <w:t>Fri, 27-May-2016</w:t>
      </w:r>
      <w:r w:rsidR="002A64DA">
        <w:rPr>
          <w:rFonts w:ascii="Courier New" w:eastAsia="Courier New" w:hAnsi="Courier New"/>
          <w:sz w:val="16"/>
        </w:rPr>
        <w:t xml:space="preserve">”) and </w:t>
      </w:r>
      <w:del w:id="277" w:author="MORENI NICOLA" w:date="2016-06-27T17:09:00Z">
        <w:r w:rsidR="002A64DA" w:rsidDel="009E52E4">
          <w:rPr>
            <w:rFonts w:ascii="Courier New" w:eastAsia="Courier New" w:hAnsi="Courier New"/>
            <w:sz w:val="16"/>
          </w:rPr>
          <w:delText xml:space="preserve">digit </w:delText>
        </w:r>
      </w:del>
      <w:ins w:id="278" w:author="MORENI NICOLA" w:date="2016-06-27T17:09:00Z">
        <w:r w:rsidR="009E52E4">
          <w:rPr>
            <w:rFonts w:ascii="Courier New" w:eastAsia="Courier New" w:hAnsi="Courier New"/>
            <w:sz w:val="16"/>
          </w:rPr>
          <w:t>modify</w:t>
        </w:r>
      </w:ins>
      <w:del w:id="279" w:author="MORENI NICOLA" w:date="2016-06-27T17:09:00Z">
        <w:r w:rsidR="002A64DA" w:rsidDel="009E52E4">
          <w:rPr>
            <w:rFonts w:ascii="Courier New" w:eastAsia="Courier New" w:hAnsi="Courier New"/>
            <w:sz w:val="16"/>
          </w:rPr>
          <w:delText>another</w:delText>
        </w:r>
      </w:del>
      <w:ins w:id="280" w:author="MORENI NICOLA" w:date="2016-06-27T17:09:00Z">
        <w:r w:rsidR="009E52E4">
          <w:rPr>
            <w:rFonts w:ascii="Courier New" w:eastAsia="Courier New" w:hAnsi="Courier New"/>
            <w:sz w:val="16"/>
          </w:rPr>
          <w:t xml:space="preserve"> the</w:t>
        </w:r>
      </w:ins>
      <w:r w:rsidR="002A64DA">
        <w:rPr>
          <w:rFonts w:ascii="Courier New" w:eastAsia="Courier New" w:hAnsi="Courier New"/>
          <w:sz w:val="16"/>
        </w:rPr>
        <w:t xml:space="preserve"> evaluation date</w:t>
      </w:r>
      <w:ins w:id="281" w:author="MORENI NICOLA" w:date="2016-06-27T17:09:00Z">
        <w:r w:rsidR="009E52E4">
          <w:rPr>
            <w:rFonts w:ascii="Courier New" w:eastAsia="Courier New" w:hAnsi="Courier New"/>
            <w:sz w:val="16"/>
          </w:rPr>
          <w:t>[</w:t>
        </w:r>
        <w:proofErr w:type="spellStart"/>
        <w:r w:rsidR="009E52E4">
          <w:rPr>
            <w:rFonts w:ascii="Courier New" w:eastAsia="Courier New" w:hAnsi="Courier New"/>
            <w:sz w:val="16"/>
          </w:rPr>
          <w:t>footnote:which</w:t>
        </w:r>
        <w:proofErr w:type="spellEnd"/>
        <w:r w:rsidR="009E52E4">
          <w:rPr>
            <w:rFonts w:ascii="Courier New" w:eastAsia="Courier New" w:hAnsi="Courier New"/>
            <w:sz w:val="16"/>
          </w:rPr>
          <w:t xml:space="preserve"> is the effect</w:t>
        </w:r>
        <w:r w:rsidR="00874318">
          <w:rPr>
            <w:rFonts w:ascii="Courier New" w:eastAsia="Courier New" w:hAnsi="Courier New"/>
            <w:sz w:val="16"/>
          </w:rPr>
          <w:t xml:space="preserve"> of modifying the </w:t>
        </w:r>
        <w:proofErr w:type="spellStart"/>
        <w:r w:rsidR="00874318">
          <w:rPr>
            <w:rFonts w:ascii="Courier New" w:eastAsia="Courier New" w:hAnsi="Courier New"/>
            <w:sz w:val="16"/>
          </w:rPr>
          <w:t>val</w:t>
        </w:r>
        <w:proofErr w:type="spellEnd"/>
        <w:r w:rsidR="00874318">
          <w:rPr>
            <w:rFonts w:ascii="Courier New" w:eastAsia="Courier New" w:hAnsi="Courier New"/>
            <w:sz w:val="16"/>
          </w:rPr>
          <w:t xml:space="preserve"> date? Do</w:t>
        </w:r>
        <w:r w:rsidR="009E52E4">
          <w:rPr>
            <w:rFonts w:ascii="Courier New" w:eastAsia="Courier New" w:hAnsi="Courier New"/>
            <w:sz w:val="16"/>
          </w:rPr>
          <w:t xml:space="preserve"> futures automatically roll?...spend a couple of lines on this topic]</w:t>
        </w:r>
      </w:ins>
      <w:r w:rsidR="002A64DA">
        <w:rPr>
          <w:rFonts w:ascii="Courier New" w:eastAsia="Courier New" w:hAnsi="Courier New"/>
          <w:sz w:val="16"/>
        </w:rPr>
        <w:t xml:space="preserve">; </w:t>
      </w:r>
      <w:r w:rsidR="002A64DA" w:rsidRPr="002A64DA">
        <w:rPr>
          <w:rFonts w:ascii="Courier New" w:eastAsia="Courier New" w:hAnsi="Courier New"/>
          <w:b/>
          <w:sz w:val="16"/>
          <w:highlight w:val="yellow"/>
          <w:u w:val="single"/>
        </w:rPr>
        <w:t xml:space="preserve">don’t forget to trigger after changing </w:t>
      </w:r>
      <w:r w:rsidR="002A64DA" w:rsidRPr="00651171">
        <w:rPr>
          <w:rFonts w:ascii="Courier New" w:eastAsia="Courier New" w:hAnsi="Courier New"/>
          <w:b/>
          <w:sz w:val="16"/>
          <w:highlight w:val="yellow"/>
          <w:u w:val="single"/>
        </w:rPr>
        <w:t>parameter</w:t>
      </w:r>
      <w:r w:rsidR="005508FB" w:rsidRPr="00651171">
        <w:rPr>
          <w:rFonts w:ascii="Courier New" w:eastAsia="Courier New" w:hAnsi="Courier New"/>
          <w:b/>
          <w:sz w:val="16"/>
          <w:highlight w:val="yellow"/>
          <w:u w:val="single"/>
        </w:rPr>
        <w:t>s</w:t>
      </w:r>
      <w:r w:rsidR="002A64DA" w:rsidRPr="00651171">
        <w:rPr>
          <w:rFonts w:ascii="Courier New" w:eastAsia="Courier New" w:hAnsi="Courier New"/>
          <w:b/>
          <w:sz w:val="16"/>
          <w:highlight w:val="yellow"/>
          <w:u w:val="single"/>
        </w:rPr>
        <w:t>!</w:t>
      </w:r>
    </w:p>
    <w:p w:rsidR="00A73D0E" w:rsidRDefault="00A73D0E" w:rsidP="005508FB">
      <w:pPr>
        <w:tabs>
          <w:tab w:val="left" w:pos="1080"/>
        </w:tabs>
        <w:spacing w:line="269" w:lineRule="auto"/>
        <w:ind w:right="200"/>
        <w:jc w:val="both"/>
        <w:rPr>
          <w:rFonts w:ascii="Courier New" w:eastAsia="Courier New" w:hAnsi="Courier New"/>
          <w:sz w:val="16"/>
        </w:rPr>
      </w:pPr>
    </w:p>
    <w:p w:rsidR="002A64DA" w:rsidRDefault="002A64DA" w:rsidP="007C040E">
      <w:pPr>
        <w:numPr>
          <w:ilvl w:val="0"/>
          <w:numId w:val="8"/>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In the same way you can switch each Curve settings</w:t>
      </w:r>
      <w:r w:rsidR="00651171">
        <w:rPr>
          <w:rFonts w:ascii="Courier New" w:eastAsia="Courier New" w:hAnsi="Courier New"/>
          <w:sz w:val="16"/>
        </w:rPr>
        <w:t xml:space="preserve"> like: </w:t>
      </w:r>
    </w:p>
    <w:p w:rsidR="00651171" w:rsidRDefault="00651171" w:rsidP="00D52987">
      <w:pPr>
        <w:tabs>
          <w:tab w:val="left" w:pos="1080"/>
        </w:tabs>
        <w:spacing w:line="269" w:lineRule="auto"/>
        <w:ind w:right="200"/>
        <w:jc w:val="both"/>
        <w:rPr>
          <w:rFonts w:ascii="Courier New" w:eastAsia="Courier New" w:hAnsi="Courier New"/>
          <w:sz w:val="16"/>
        </w:rPr>
      </w:pPr>
    </w:p>
    <w:p w:rsidR="00D52987" w:rsidRPr="00D52987" w:rsidRDefault="00D52987" w:rsidP="007C040E">
      <w:pPr>
        <w:numPr>
          <w:ilvl w:val="0"/>
          <w:numId w:val="11"/>
        </w:numPr>
        <w:tabs>
          <w:tab w:val="left" w:pos="1080"/>
        </w:tabs>
        <w:spacing w:line="269" w:lineRule="auto"/>
        <w:ind w:right="200"/>
        <w:jc w:val="both"/>
        <w:rPr>
          <w:rFonts w:ascii="Courier New" w:eastAsia="Courier New" w:hAnsi="Courier New"/>
          <w:sz w:val="16"/>
        </w:rPr>
      </w:pPr>
      <w:r w:rsidRPr="00D52987">
        <w:rPr>
          <w:rFonts w:ascii="Courier New" w:eastAsia="Courier New" w:hAnsi="Courier New"/>
          <w:b/>
          <w:sz w:val="16"/>
        </w:rPr>
        <w:t>Settlement days</w:t>
      </w:r>
      <w:r w:rsidR="00356BC6">
        <w:rPr>
          <w:rFonts w:ascii="Courier New" w:eastAsia="Courier New" w:hAnsi="Courier New"/>
          <w:sz w:val="16"/>
        </w:rPr>
        <w:t xml:space="preserve"> (</w:t>
      </w:r>
      <w:r w:rsidR="000C28B3">
        <w:rPr>
          <w:rFonts w:ascii="Courier New" w:eastAsia="Courier New" w:hAnsi="Courier New"/>
          <w:sz w:val="16"/>
        </w:rPr>
        <w:t>“</w:t>
      </w:r>
      <w:proofErr w:type="spellStart"/>
      <w:r w:rsidR="00356BC6" w:rsidRPr="000C28B3">
        <w:rPr>
          <w:rFonts w:ascii="Courier New" w:eastAsia="Courier New" w:hAnsi="Courier New"/>
          <w:i/>
          <w:sz w:val="16"/>
        </w:rPr>
        <w:t>NDays</w:t>
      </w:r>
      <w:proofErr w:type="spellEnd"/>
      <w:r w:rsidR="000C28B3">
        <w:rPr>
          <w:rFonts w:ascii="Courier New" w:eastAsia="Courier New" w:hAnsi="Courier New"/>
          <w:i/>
          <w:sz w:val="16"/>
        </w:rPr>
        <w:t>”</w:t>
      </w:r>
      <w:r w:rsidR="00356BC6">
        <w:rPr>
          <w:rFonts w:ascii="Courier New" w:eastAsia="Courier New" w:hAnsi="Courier New"/>
          <w:sz w:val="16"/>
        </w:rPr>
        <w:t xml:space="preserve">) - </w:t>
      </w:r>
      <w:r>
        <w:rPr>
          <w:rFonts w:ascii="Courier New" w:eastAsia="Courier New" w:hAnsi="Courier New"/>
          <w:sz w:val="16"/>
        </w:rPr>
        <w:t>Usually it’s set to 0 or 2 and it fixes the day at</w:t>
      </w:r>
      <w:r w:rsidR="00671904">
        <w:rPr>
          <w:rFonts w:ascii="Courier New" w:eastAsia="Courier New" w:hAnsi="Courier New"/>
          <w:sz w:val="16"/>
        </w:rPr>
        <w:t xml:space="preserve"> which discount factor = 1;</w:t>
      </w: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D52987" w:rsidRDefault="00D52987" w:rsidP="007C040E">
      <w:pPr>
        <w:numPr>
          <w:ilvl w:val="0"/>
          <w:numId w:val="11"/>
        </w:numPr>
        <w:tabs>
          <w:tab w:val="left" w:pos="1080"/>
        </w:tabs>
        <w:spacing w:line="269" w:lineRule="auto"/>
        <w:ind w:right="200"/>
        <w:jc w:val="both"/>
        <w:rPr>
          <w:rFonts w:ascii="Courier New" w:eastAsia="Courier New" w:hAnsi="Courier New"/>
          <w:sz w:val="16"/>
        </w:rPr>
      </w:pPr>
      <w:r w:rsidRPr="00D52987">
        <w:rPr>
          <w:rFonts w:ascii="Courier New" w:eastAsia="Courier New" w:hAnsi="Courier New"/>
          <w:b/>
          <w:sz w:val="16"/>
        </w:rPr>
        <w:t>Curve parametrization</w:t>
      </w:r>
      <w:r>
        <w:rPr>
          <w:rFonts w:ascii="Courier New" w:eastAsia="Courier New" w:hAnsi="Courier New"/>
          <w:sz w:val="16"/>
        </w:rPr>
        <w:t xml:space="preserve"> </w:t>
      </w:r>
      <w:r w:rsidR="00356BC6">
        <w:rPr>
          <w:rFonts w:ascii="Courier New" w:eastAsia="Courier New" w:hAnsi="Courier New"/>
          <w:sz w:val="16"/>
        </w:rPr>
        <w:t>(</w:t>
      </w:r>
      <w:r w:rsidR="000C28B3">
        <w:rPr>
          <w:rFonts w:ascii="Courier New" w:eastAsia="Courier New" w:hAnsi="Courier New"/>
          <w:sz w:val="16"/>
        </w:rPr>
        <w:t>“</w:t>
      </w:r>
      <w:proofErr w:type="spellStart"/>
      <w:r w:rsidR="00356BC6" w:rsidRPr="000C28B3">
        <w:rPr>
          <w:rFonts w:ascii="Courier New" w:eastAsia="Courier New" w:hAnsi="Courier New"/>
          <w:i/>
          <w:sz w:val="16"/>
        </w:rPr>
        <w:t>TraitsID</w:t>
      </w:r>
      <w:proofErr w:type="spellEnd"/>
      <w:r w:rsidR="000C28B3">
        <w:rPr>
          <w:rFonts w:ascii="Courier New" w:eastAsia="Courier New" w:hAnsi="Courier New"/>
          <w:i/>
          <w:sz w:val="16"/>
        </w:rPr>
        <w:t>”</w:t>
      </w:r>
      <w:r w:rsidR="00356BC6">
        <w:rPr>
          <w:rFonts w:ascii="Courier New" w:eastAsia="Courier New" w:hAnsi="Courier New"/>
          <w:sz w:val="16"/>
        </w:rPr>
        <w:t xml:space="preserve">) - </w:t>
      </w:r>
      <w:r>
        <w:rPr>
          <w:rFonts w:ascii="Courier New" w:eastAsia="Courier New" w:hAnsi="Courier New"/>
          <w:sz w:val="16"/>
        </w:rPr>
        <w:t>if</w:t>
      </w:r>
      <w:r w:rsidR="00356BC6">
        <w:rPr>
          <w:rFonts w:ascii="Courier New" w:eastAsia="Courier New" w:hAnsi="Courier New"/>
          <w:sz w:val="16"/>
        </w:rPr>
        <w:t xml:space="preserve"> is missing, default = Discount</w:t>
      </w:r>
      <w:r>
        <w:rPr>
          <w:rFonts w:ascii="Courier New" w:eastAsia="Courier New" w:hAnsi="Courier New"/>
          <w:sz w:val="16"/>
        </w:rPr>
        <w:t>;</w:t>
      </w: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D52987" w:rsidRPr="00D52987" w:rsidRDefault="00D52987" w:rsidP="007C040E">
      <w:pPr>
        <w:numPr>
          <w:ilvl w:val="0"/>
          <w:numId w:val="11"/>
        </w:numPr>
        <w:tabs>
          <w:tab w:val="left" w:pos="1080"/>
        </w:tabs>
        <w:spacing w:line="269" w:lineRule="auto"/>
        <w:ind w:right="200"/>
        <w:jc w:val="both"/>
        <w:rPr>
          <w:rFonts w:ascii="Courier New" w:eastAsia="Courier New" w:hAnsi="Courier New"/>
          <w:sz w:val="16"/>
        </w:rPr>
      </w:pPr>
      <w:r w:rsidRPr="00D52987">
        <w:rPr>
          <w:rFonts w:ascii="Courier New" w:eastAsia="Courier New" w:hAnsi="Courier New"/>
          <w:b/>
          <w:sz w:val="16"/>
        </w:rPr>
        <w:t>Interpolation scheme</w:t>
      </w:r>
      <w:r w:rsidRPr="00D52987">
        <w:rPr>
          <w:rFonts w:ascii="Courier New" w:eastAsia="Courier New" w:hAnsi="Courier New"/>
          <w:sz w:val="16"/>
        </w:rPr>
        <w:t xml:space="preserve"> </w:t>
      </w:r>
      <w:r w:rsidR="00356BC6">
        <w:rPr>
          <w:rFonts w:ascii="Courier New" w:eastAsia="Courier New" w:hAnsi="Courier New"/>
          <w:sz w:val="16"/>
        </w:rPr>
        <w:t>(</w:t>
      </w:r>
      <w:r w:rsidR="000C28B3">
        <w:rPr>
          <w:rFonts w:ascii="Courier New" w:eastAsia="Courier New" w:hAnsi="Courier New"/>
          <w:sz w:val="16"/>
        </w:rPr>
        <w:t>“</w:t>
      </w:r>
      <w:proofErr w:type="spellStart"/>
      <w:r w:rsidR="00356BC6" w:rsidRPr="000C28B3">
        <w:rPr>
          <w:rFonts w:ascii="Courier New" w:eastAsia="Courier New" w:hAnsi="Courier New"/>
          <w:i/>
          <w:sz w:val="16"/>
        </w:rPr>
        <w:t>InterpolatorID</w:t>
      </w:r>
      <w:proofErr w:type="spellEnd"/>
      <w:r w:rsidR="000C28B3">
        <w:rPr>
          <w:rFonts w:ascii="Courier New" w:eastAsia="Courier New" w:hAnsi="Courier New"/>
          <w:i/>
          <w:sz w:val="16"/>
        </w:rPr>
        <w:t>”</w:t>
      </w:r>
      <w:r w:rsidR="00356BC6">
        <w:rPr>
          <w:rFonts w:ascii="Courier New" w:eastAsia="Courier New" w:hAnsi="Courier New"/>
          <w:sz w:val="16"/>
        </w:rPr>
        <w:t xml:space="preserve">) - </w:t>
      </w:r>
      <w:r w:rsidRPr="00D52987">
        <w:rPr>
          <w:rFonts w:ascii="Courier New" w:eastAsia="Courier New" w:hAnsi="Courier New"/>
          <w:sz w:val="16"/>
        </w:rPr>
        <w:t xml:space="preserve">if is missing, default </w:t>
      </w:r>
      <w:r w:rsidR="00356BC6">
        <w:rPr>
          <w:rFonts w:ascii="Courier New" w:eastAsia="Courier New" w:hAnsi="Courier New"/>
          <w:sz w:val="16"/>
        </w:rPr>
        <w:t xml:space="preserve">= </w:t>
      </w:r>
      <w:proofErr w:type="spellStart"/>
      <w:r w:rsidR="00356BC6">
        <w:rPr>
          <w:rFonts w:ascii="Courier New" w:eastAsia="Courier New" w:hAnsi="Courier New"/>
          <w:sz w:val="16"/>
        </w:rPr>
        <w:t>LogLinear</w:t>
      </w:r>
      <w:proofErr w:type="spellEnd"/>
      <w:r w:rsidR="00671904">
        <w:rPr>
          <w:rFonts w:ascii="Courier New" w:eastAsia="Courier New" w:hAnsi="Courier New"/>
          <w:sz w:val="16"/>
        </w:rPr>
        <w:t>.</w:t>
      </w:r>
    </w:p>
    <w:p w:rsidR="002A64DA" w:rsidRDefault="002A64DA" w:rsidP="002A64DA">
      <w:pPr>
        <w:tabs>
          <w:tab w:val="left" w:pos="1080"/>
        </w:tabs>
        <w:spacing w:line="269" w:lineRule="auto"/>
        <w:ind w:right="200"/>
        <w:jc w:val="center"/>
        <w:rPr>
          <w:rFonts w:ascii="Courier New" w:eastAsia="Courier New" w:hAnsi="Courier New"/>
          <w:sz w:val="16"/>
        </w:rPr>
      </w:pPr>
    </w:p>
    <w:p w:rsidR="00A73D0E" w:rsidRDefault="00A73D0E" w:rsidP="002A64DA">
      <w:pPr>
        <w:tabs>
          <w:tab w:val="left" w:pos="1080"/>
        </w:tabs>
        <w:spacing w:line="269" w:lineRule="auto"/>
        <w:ind w:right="200"/>
        <w:jc w:val="center"/>
        <w:rPr>
          <w:rFonts w:ascii="Courier New" w:eastAsia="Courier New" w:hAnsi="Courier New"/>
          <w:sz w:val="16"/>
        </w:rPr>
      </w:pPr>
    </w:p>
    <w:p w:rsidR="00B318F2" w:rsidRDefault="00B318F2" w:rsidP="002A64DA">
      <w:pPr>
        <w:tabs>
          <w:tab w:val="left" w:pos="1080"/>
        </w:tabs>
        <w:spacing w:line="269" w:lineRule="auto"/>
        <w:ind w:right="200"/>
        <w:jc w:val="center"/>
        <w:rPr>
          <w:rFonts w:ascii="Courier New" w:eastAsia="Courier New" w:hAnsi="Courier New"/>
          <w:sz w:val="16"/>
        </w:rPr>
      </w:pPr>
    </w:p>
    <w:p w:rsidR="00EA4BAD" w:rsidRDefault="00AE2BFA" w:rsidP="003377D3">
      <w:pPr>
        <w:tabs>
          <w:tab w:val="left" w:pos="1080"/>
        </w:tabs>
        <w:spacing w:line="269" w:lineRule="auto"/>
        <w:ind w:right="200"/>
        <w:jc w:val="center"/>
        <w:rPr>
          <w:rFonts w:ascii="Courier New" w:eastAsia="Courier New" w:hAnsi="Courier New"/>
          <w:sz w:val="16"/>
        </w:rPr>
      </w:pPr>
      <w:r>
        <w:rPr>
          <w:noProof/>
        </w:rPr>
        <w:drawing>
          <wp:inline distT="0" distB="0" distL="0" distR="0">
            <wp:extent cx="3775075" cy="1297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5075" cy="1297305"/>
                    </a:xfrm>
                    <a:prstGeom prst="rect">
                      <a:avLst/>
                    </a:prstGeom>
                    <a:noFill/>
                    <a:ln>
                      <a:noFill/>
                    </a:ln>
                  </pic:spPr>
                </pic:pic>
              </a:graphicData>
            </a:graphic>
          </wp:inline>
        </w:drawing>
      </w:r>
    </w:p>
    <w:p w:rsidR="00A73D0E" w:rsidRDefault="00A73D0E" w:rsidP="002E0DE2">
      <w:pPr>
        <w:tabs>
          <w:tab w:val="left" w:pos="1080"/>
        </w:tabs>
        <w:spacing w:line="269" w:lineRule="auto"/>
        <w:ind w:right="200"/>
        <w:jc w:val="both"/>
        <w:rPr>
          <w:rFonts w:ascii="Courier New" w:eastAsia="Courier New" w:hAnsi="Courier New"/>
          <w:sz w:val="16"/>
        </w:rPr>
      </w:pPr>
    </w:p>
    <w:p w:rsidR="00B318F2" w:rsidRDefault="00B318F2" w:rsidP="002E0DE2">
      <w:pPr>
        <w:tabs>
          <w:tab w:val="left" w:pos="1080"/>
        </w:tabs>
        <w:spacing w:line="269" w:lineRule="auto"/>
        <w:ind w:right="200"/>
        <w:jc w:val="both"/>
        <w:rPr>
          <w:rFonts w:ascii="Courier New" w:eastAsia="Courier New" w:hAnsi="Courier New"/>
          <w:sz w:val="16"/>
        </w:rPr>
      </w:pPr>
    </w:p>
    <w:p w:rsidR="00677171" w:rsidRDefault="009C645E" w:rsidP="007C040E">
      <w:pPr>
        <w:numPr>
          <w:ilvl w:val="0"/>
          <w:numId w:val="8"/>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To check if the framework has bootstrapped </w:t>
      </w:r>
      <w:r w:rsidR="005508FB">
        <w:rPr>
          <w:rFonts w:ascii="Courier New" w:eastAsia="Courier New" w:hAnsi="Courier New"/>
          <w:sz w:val="16"/>
        </w:rPr>
        <w:t>all curves correctly,</w:t>
      </w:r>
      <w:r>
        <w:rPr>
          <w:rFonts w:ascii="Courier New" w:eastAsia="Courier New" w:hAnsi="Courier New"/>
          <w:sz w:val="16"/>
        </w:rPr>
        <w:t xml:space="preserve"> please control cells </w:t>
      </w:r>
      <w:r w:rsidRPr="000C28B3">
        <w:rPr>
          <w:rFonts w:ascii="Courier New" w:eastAsia="Courier New" w:hAnsi="Courier New"/>
          <w:b/>
          <w:sz w:val="16"/>
          <w:highlight w:val="yellow"/>
          <w:u w:val="single"/>
        </w:rPr>
        <w:t>D21</w:t>
      </w:r>
      <w:r>
        <w:rPr>
          <w:rFonts w:ascii="Courier New" w:eastAsia="Courier New" w:hAnsi="Courier New"/>
          <w:sz w:val="16"/>
        </w:rPr>
        <w:t>-</w:t>
      </w:r>
      <w:r w:rsidRPr="000C28B3">
        <w:rPr>
          <w:rFonts w:ascii="Courier New" w:eastAsia="Courier New" w:hAnsi="Courier New"/>
          <w:b/>
          <w:sz w:val="16"/>
          <w:highlight w:val="yellow"/>
          <w:u w:val="single"/>
        </w:rPr>
        <w:t>D22</w:t>
      </w:r>
      <w:r w:rsidR="005508FB">
        <w:rPr>
          <w:rFonts w:ascii="Courier New" w:eastAsia="Courier New" w:hAnsi="Courier New"/>
          <w:sz w:val="16"/>
        </w:rPr>
        <w:t xml:space="preserve"> (for Overnight Curve)</w:t>
      </w:r>
      <w:r>
        <w:rPr>
          <w:rFonts w:ascii="Courier New" w:eastAsia="Courier New" w:hAnsi="Courier New"/>
          <w:sz w:val="16"/>
        </w:rPr>
        <w:t>: the first rate (</w:t>
      </w:r>
      <w:r w:rsidRPr="000C28B3">
        <w:rPr>
          <w:rFonts w:ascii="Courier New" w:eastAsia="Courier New" w:hAnsi="Courier New"/>
          <w:b/>
          <w:sz w:val="16"/>
          <w:highlight w:val="yellow"/>
          <w:u w:val="single"/>
        </w:rPr>
        <w:t>D21</w:t>
      </w:r>
      <w:r>
        <w:rPr>
          <w:rFonts w:ascii="Courier New" w:eastAsia="Courier New" w:hAnsi="Courier New"/>
          <w:sz w:val="16"/>
        </w:rPr>
        <w:t xml:space="preserve">) is set on the </w:t>
      </w:r>
      <w:r w:rsidR="005508FB">
        <w:rPr>
          <w:rFonts w:ascii="Courier New" w:eastAsia="Courier New" w:hAnsi="Courier New"/>
          <w:sz w:val="16"/>
        </w:rPr>
        <w:t xml:space="preserve">reference date for the relative term structure </w:t>
      </w:r>
      <w:r>
        <w:rPr>
          <w:rFonts w:ascii="Courier New" w:eastAsia="Courier New" w:hAnsi="Courier New"/>
          <w:sz w:val="16"/>
        </w:rPr>
        <w:t>and so must be 1.000000000; for the second rate (</w:t>
      </w:r>
      <w:r w:rsidRPr="000C28B3">
        <w:rPr>
          <w:rFonts w:ascii="Courier New" w:eastAsia="Courier New" w:hAnsi="Courier New"/>
          <w:b/>
          <w:sz w:val="16"/>
          <w:highlight w:val="yellow"/>
          <w:u w:val="single"/>
        </w:rPr>
        <w:t>D22</w:t>
      </w:r>
      <w:r>
        <w:rPr>
          <w:rFonts w:ascii="Courier New" w:eastAsia="Courier New" w:hAnsi="Courier New"/>
          <w:sz w:val="16"/>
        </w:rPr>
        <w:t>) it’s sufficient that you don’t see an error message.</w:t>
      </w:r>
      <w:r w:rsidR="000B7C5E">
        <w:rPr>
          <w:rFonts w:ascii="Courier New" w:eastAsia="Courier New" w:hAnsi="Courier New"/>
          <w:sz w:val="16"/>
        </w:rPr>
        <w:t xml:space="preserve"> The same rules are  applied</w:t>
      </w:r>
      <w:r>
        <w:rPr>
          <w:rFonts w:ascii="Courier New" w:eastAsia="Courier New" w:hAnsi="Courier New"/>
          <w:sz w:val="16"/>
        </w:rPr>
        <w:t xml:space="preserve"> for all other Curves.</w:t>
      </w:r>
    </w:p>
    <w:p w:rsidR="00B318F2" w:rsidRDefault="00B318F2" w:rsidP="00B318F2">
      <w:pPr>
        <w:tabs>
          <w:tab w:val="left" w:pos="1080"/>
        </w:tabs>
        <w:spacing w:line="269" w:lineRule="auto"/>
        <w:ind w:right="200"/>
        <w:jc w:val="both"/>
        <w:rPr>
          <w:rFonts w:ascii="Courier New" w:eastAsia="Courier New" w:hAnsi="Courier New"/>
          <w:sz w:val="16"/>
        </w:rPr>
      </w:pPr>
    </w:p>
    <w:p w:rsidR="00B318F2" w:rsidRDefault="00B318F2" w:rsidP="00B318F2">
      <w:pPr>
        <w:tabs>
          <w:tab w:val="left" w:pos="1080"/>
        </w:tabs>
        <w:spacing w:line="269" w:lineRule="auto"/>
        <w:ind w:right="200"/>
        <w:jc w:val="both"/>
        <w:rPr>
          <w:rFonts w:ascii="Courier New" w:eastAsia="Courier New" w:hAnsi="Courier New"/>
          <w:sz w:val="16"/>
        </w:rPr>
      </w:pPr>
    </w:p>
    <w:p w:rsidR="003377D3" w:rsidRPr="00677171" w:rsidRDefault="00AE2BFA" w:rsidP="003377D3">
      <w:pPr>
        <w:tabs>
          <w:tab w:val="left" w:pos="1080"/>
        </w:tabs>
        <w:spacing w:line="269" w:lineRule="auto"/>
        <w:ind w:right="200"/>
        <w:jc w:val="center"/>
        <w:rPr>
          <w:rFonts w:ascii="Courier New" w:eastAsia="Courier New" w:hAnsi="Courier New"/>
          <w:sz w:val="16"/>
        </w:rPr>
      </w:pPr>
      <w:r>
        <w:rPr>
          <w:rFonts w:ascii="Courier New" w:eastAsia="Courier New" w:hAnsi="Courier New"/>
          <w:noProof/>
          <w:sz w:val="16"/>
        </w:rPr>
        <w:drawing>
          <wp:inline distT="0" distB="0" distL="0" distR="0">
            <wp:extent cx="3781425" cy="877570"/>
            <wp:effectExtent l="0" t="0" r="9525" b="0"/>
            <wp:docPr id="34" name="Picture 34"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1425" cy="877570"/>
                    </a:xfrm>
                    <a:prstGeom prst="rect">
                      <a:avLst/>
                    </a:prstGeom>
                    <a:noFill/>
                    <a:ln>
                      <a:noFill/>
                    </a:ln>
                  </pic:spPr>
                </pic:pic>
              </a:graphicData>
            </a:graphic>
          </wp:inline>
        </w:drawing>
      </w:r>
    </w:p>
    <w:p w:rsidR="00A73D0E" w:rsidRDefault="00A73D0E" w:rsidP="005508FB">
      <w:pPr>
        <w:tabs>
          <w:tab w:val="left" w:pos="1080"/>
        </w:tabs>
        <w:spacing w:line="269" w:lineRule="auto"/>
        <w:ind w:right="200"/>
        <w:jc w:val="both"/>
        <w:rPr>
          <w:rFonts w:ascii="Courier New" w:eastAsia="Courier New" w:hAnsi="Courier New"/>
          <w:sz w:val="16"/>
        </w:rPr>
      </w:pPr>
    </w:p>
    <w:p w:rsidR="003D18AE" w:rsidRDefault="003D18AE" w:rsidP="005508FB">
      <w:pPr>
        <w:tabs>
          <w:tab w:val="left" w:pos="1080"/>
        </w:tabs>
        <w:spacing w:line="269" w:lineRule="auto"/>
        <w:ind w:right="200"/>
        <w:jc w:val="both"/>
        <w:rPr>
          <w:rFonts w:ascii="Courier New" w:eastAsia="Courier New" w:hAnsi="Courier New"/>
          <w:sz w:val="16"/>
        </w:rPr>
      </w:pPr>
    </w:p>
    <w:p w:rsidR="003D18AE" w:rsidRDefault="003D18AE" w:rsidP="003D18AE">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If you write: “</w:t>
      </w:r>
      <w:r w:rsidRPr="003D18AE">
        <w:rPr>
          <w:rFonts w:ascii="Courier New" w:eastAsia="Courier New" w:hAnsi="Courier New"/>
          <w:i/>
          <w:sz w:val="16"/>
        </w:rPr>
        <w:t>TRUE</w:t>
      </w:r>
      <w:r>
        <w:rPr>
          <w:rFonts w:ascii="Courier New" w:eastAsia="Courier New" w:hAnsi="Courier New"/>
          <w:sz w:val="16"/>
        </w:rPr>
        <w:t xml:space="preserve">” in </w:t>
      </w:r>
      <w:r w:rsidR="00627F62" w:rsidRPr="00627F62">
        <w:rPr>
          <w:rFonts w:ascii="Courier New" w:eastAsia="Courier New" w:hAnsi="Courier New"/>
          <w:b/>
          <w:sz w:val="16"/>
          <w:highlight w:val="yellow"/>
          <w:u w:val="single"/>
        </w:rPr>
        <w:t>D24</w:t>
      </w:r>
      <w:r w:rsidR="00627F62">
        <w:rPr>
          <w:rFonts w:ascii="Courier New" w:eastAsia="Courier New" w:hAnsi="Courier New"/>
          <w:sz w:val="16"/>
        </w:rPr>
        <w:t xml:space="preserve"> cell (</w:t>
      </w:r>
      <w:r w:rsidR="00627F62" w:rsidRPr="00627F62">
        <w:rPr>
          <w:rFonts w:ascii="Courier New" w:eastAsia="Courier New" w:hAnsi="Courier New"/>
          <w:i/>
          <w:sz w:val="16"/>
        </w:rPr>
        <w:t>Extrapolation</w:t>
      </w:r>
      <w:r w:rsidR="00627F62">
        <w:rPr>
          <w:rFonts w:ascii="Courier New" w:eastAsia="Courier New" w:hAnsi="Courier New"/>
          <w:sz w:val="16"/>
        </w:rPr>
        <w:t xml:space="preserve">) the framework will be able to </w:t>
      </w:r>
    </w:p>
    <w:p w:rsidR="00627F62" w:rsidRDefault="00627F62" w:rsidP="003D18AE">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provide rates also for dates after the last curve pillar using a flat extrapolator.  </w:t>
      </w:r>
    </w:p>
    <w:p w:rsidR="00BC380F" w:rsidRDefault="00BC380F" w:rsidP="005508FB">
      <w:pPr>
        <w:tabs>
          <w:tab w:val="left" w:pos="1080"/>
        </w:tabs>
        <w:spacing w:line="269" w:lineRule="auto"/>
        <w:ind w:right="200"/>
        <w:jc w:val="both"/>
        <w:rPr>
          <w:rFonts w:ascii="Courier New" w:eastAsia="Courier New" w:hAnsi="Courier New"/>
          <w:sz w:val="16"/>
        </w:rPr>
      </w:pPr>
    </w:p>
    <w:p w:rsidR="00E231D6" w:rsidDel="00874318" w:rsidRDefault="00874318" w:rsidP="005508FB">
      <w:pPr>
        <w:tabs>
          <w:tab w:val="left" w:pos="1080"/>
        </w:tabs>
        <w:spacing w:line="269" w:lineRule="auto"/>
        <w:ind w:right="200"/>
        <w:jc w:val="both"/>
        <w:rPr>
          <w:del w:id="282" w:author="MORENI NICOLA" w:date="2016-06-28T12:23:00Z"/>
          <w:rFonts w:ascii="Courier New" w:eastAsia="Courier New" w:hAnsi="Courier New"/>
          <w:sz w:val="16"/>
        </w:rPr>
      </w:pPr>
      <w:ins w:id="283" w:author="MORENI NICOLA" w:date="2016-06-28T12:26:00Z">
        <w:r>
          <w:rPr>
            <w:rFonts w:ascii="Courier New" w:eastAsia="Courier New" w:hAnsi="Courier New"/>
            <w:sz w:val="16"/>
          </w:rPr>
          <w:t xml:space="preserve">Part of the object description and construction should be moved into the section devoted to curve construction with </w:t>
        </w:r>
        <w:proofErr w:type="spellStart"/>
        <w:r>
          <w:rPr>
            <w:rFonts w:ascii="Courier New" w:eastAsia="Courier New" w:hAnsi="Courier New"/>
            <w:sz w:val="16"/>
          </w:rPr>
          <w:t>ql</w:t>
        </w:r>
        <w:proofErr w:type="spellEnd"/>
        <w:r>
          <w:rPr>
            <w:rFonts w:ascii="Courier New" w:eastAsia="Courier New" w:hAnsi="Courier New"/>
            <w:sz w:val="16"/>
          </w:rPr>
          <w:t xml:space="preserve"> (even non xl!).</w:t>
        </w:r>
      </w:ins>
    </w:p>
    <w:p w:rsidR="00E231D6" w:rsidRPr="00E231D6" w:rsidRDefault="005508FB" w:rsidP="00E231D6">
      <w:pPr>
        <w:numPr>
          <w:ilvl w:val="0"/>
          <w:numId w:val="1"/>
        </w:numPr>
        <w:tabs>
          <w:tab w:val="left" w:pos="1080"/>
        </w:tabs>
        <w:spacing w:line="269" w:lineRule="auto"/>
        <w:ind w:left="720" w:right="200" w:hanging="360"/>
        <w:jc w:val="both"/>
        <w:rPr>
          <w:rFonts w:ascii="Courier New" w:eastAsia="Courier New" w:hAnsi="Courier New"/>
          <w:b/>
          <w:sz w:val="16"/>
          <w:u w:val="single"/>
        </w:rPr>
      </w:pPr>
      <w:r>
        <w:rPr>
          <w:rFonts w:ascii="Courier New" w:eastAsia="Courier New" w:hAnsi="Courier New"/>
          <w:b/>
          <w:sz w:val="16"/>
          <w:u w:val="single"/>
        </w:rPr>
        <w:t>EURON</w:t>
      </w:r>
      <w:r w:rsidR="00356BC6">
        <w:rPr>
          <w:rFonts w:ascii="Courier New" w:eastAsia="Courier New" w:hAnsi="Courier New"/>
          <w:b/>
          <w:sz w:val="16"/>
          <w:u w:val="single"/>
        </w:rPr>
        <w:t xml:space="preserve"> sheet</w:t>
      </w:r>
      <w:r w:rsidR="00162F35">
        <w:rPr>
          <w:rFonts w:ascii="Courier New" w:eastAsia="Courier New" w:hAnsi="Courier New"/>
          <w:sz w:val="16"/>
        </w:rPr>
        <w:t xml:space="preserve">: Before going on with </w:t>
      </w:r>
      <w:r w:rsidR="00E231D6">
        <w:rPr>
          <w:rFonts w:ascii="Courier New" w:eastAsia="Courier New" w:hAnsi="Courier New"/>
          <w:sz w:val="16"/>
        </w:rPr>
        <w:t xml:space="preserve">workbook’s analysis, we present a more accurate description of how </w:t>
      </w:r>
      <w:r w:rsidR="00162F35">
        <w:rPr>
          <w:rFonts w:ascii="Courier New" w:eastAsia="Courier New" w:hAnsi="Courier New"/>
          <w:sz w:val="16"/>
        </w:rPr>
        <w:t xml:space="preserve">the bootstrap </w:t>
      </w:r>
      <w:r w:rsidR="00E231D6">
        <w:rPr>
          <w:rFonts w:ascii="Courier New" w:eastAsia="Courier New" w:hAnsi="Courier New"/>
          <w:sz w:val="16"/>
        </w:rPr>
        <w:t xml:space="preserve">is implemented in </w:t>
      </w:r>
      <w:proofErr w:type="spellStart"/>
      <w:r w:rsidR="00E231D6" w:rsidRPr="00CF0E93">
        <w:rPr>
          <w:rFonts w:ascii="Courier New" w:eastAsia="Courier New" w:hAnsi="Courier New"/>
          <w:i/>
          <w:sz w:val="16"/>
        </w:rPr>
        <w:t>QuantLibXL</w:t>
      </w:r>
      <w:proofErr w:type="spellEnd"/>
      <w:r w:rsidR="00E231D6">
        <w:rPr>
          <w:rFonts w:ascii="Courier New" w:eastAsia="Courier New" w:hAnsi="Courier New"/>
          <w:i/>
          <w:sz w:val="16"/>
        </w:rPr>
        <w:t>.</w:t>
      </w:r>
      <w:r w:rsidR="00162F35">
        <w:rPr>
          <w:rFonts w:ascii="Courier New" w:eastAsia="Courier New" w:hAnsi="Courier New"/>
          <w:i/>
          <w:sz w:val="16"/>
        </w:rPr>
        <w:t xml:space="preserve"> </w:t>
      </w:r>
      <w:r w:rsidR="00162F35">
        <w:rPr>
          <w:rFonts w:ascii="Courier New" w:eastAsia="Courier New" w:hAnsi="Courier New"/>
          <w:sz w:val="16"/>
          <w:szCs w:val="16"/>
        </w:rPr>
        <w:t xml:space="preserve">The calibration </w:t>
      </w:r>
      <w:r w:rsidR="00E231D6" w:rsidRPr="00E231D6">
        <w:rPr>
          <w:rFonts w:ascii="Courier New" w:eastAsia="Courier New" w:hAnsi="Courier New"/>
          <w:sz w:val="16"/>
          <w:szCs w:val="16"/>
        </w:rPr>
        <w:t xml:space="preserve">starting point are </w:t>
      </w:r>
      <w:r w:rsidR="00162F35" w:rsidRPr="00E231D6">
        <w:rPr>
          <w:rFonts w:ascii="Courier New" w:eastAsia="Courier New" w:hAnsi="Courier New"/>
          <w:sz w:val="16"/>
          <w:szCs w:val="16"/>
        </w:rPr>
        <w:t xml:space="preserve">instruments </w:t>
      </w:r>
      <w:r w:rsidR="00E231D6" w:rsidRPr="00E231D6">
        <w:rPr>
          <w:rFonts w:ascii="Courier New" w:eastAsia="Courier New" w:hAnsi="Courier New"/>
          <w:sz w:val="16"/>
          <w:szCs w:val="16"/>
        </w:rPr>
        <w:t xml:space="preserve">market quotes selected for liquidity and tenor. For each of this instruments you need to create a </w:t>
      </w:r>
      <w:r w:rsidR="00E231D6" w:rsidRPr="00E231D6">
        <w:rPr>
          <w:rFonts w:ascii="Courier New" w:eastAsia="Courier New" w:hAnsi="Courier New"/>
          <w:i/>
          <w:sz w:val="16"/>
          <w:szCs w:val="16"/>
        </w:rPr>
        <w:t>Quote Object</w:t>
      </w:r>
      <w:r w:rsidR="00E231D6" w:rsidRPr="00E231D6">
        <w:rPr>
          <w:rFonts w:ascii="Courier New" w:eastAsia="Courier New" w:hAnsi="Courier New"/>
          <w:sz w:val="16"/>
          <w:szCs w:val="16"/>
        </w:rPr>
        <w:t xml:space="preserve"> using the </w:t>
      </w:r>
      <w:proofErr w:type="spellStart"/>
      <w:r w:rsidR="00E231D6" w:rsidRPr="00E231D6">
        <w:rPr>
          <w:rFonts w:ascii="Courier New" w:eastAsia="Courier New" w:hAnsi="Courier New"/>
          <w:i/>
          <w:sz w:val="16"/>
          <w:szCs w:val="16"/>
        </w:rPr>
        <w:t>QuantiLib</w:t>
      </w:r>
      <w:proofErr w:type="spellEnd"/>
      <w:r w:rsidR="00E231D6" w:rsidRPr="00E231D6">
        <w:rPr>
          <w:rFonts w:ascii="Courier New" w:eastAsia="Courier New" w:hAnsi="Courier New"/>
          <w:sz w:val="16"/>
          <w:szCs w:val="16"/>
        </w:rPr>
        <w:t xml:space="preserve"> function “</w:t>
      </w:r>
      <w:proofErr w:type="spellStart"/>
      <w:r w:rsidR="00E231D6" w:rsidRPr="00E231D6">
        <w:rPr>
          <w:rFonts w:ascii="Courier New" w:eastAsia="Courier New" w:hAnsi="Courier New"/>
          <w:b/>
          <w:sz w:val="16"/>
          <w:szCs w:val="16"/>
          <w:highlight w:val="yellow"/>
          <w:u w:val="single"/>
        </w:rPr>
        <w:t>qlSimpleQuote</w:t>
      </w:r>
      <w:proofErr w:type="spellEnd"/>
      <w:r w:rsidR="00E231D6" w:rsidRPr="00E231D6">
        <w:rPr>
          <w:rFonts w:ascii="Courier New" w:eastAsia="Courier New" w:hAnsi="Courier New"/>
          <w:sz w:val="16"/>
          <w:szCs w:val="16"/>
        </w:rPr>
        <w:t>”.</w:t>
      </w:r>
    </w:p>
    <w:p w:rsidR="00E231D6" w:rsidRDefault="00E231D6" w:rsidP="00E231D6">
      <w:pPr>
        <w:spacing w:line="0" w:lineRule="atLeast"/>
        <w:jc w:val="both"/>
        <w:rPr>
          <w:rFonts w:ascii="Courier New" w:eastAsia="Courier New" w:hAnsi="Courier New"/>
          <w:b/>
          <w:sz w:val="16"/>
          <w:szCs w:val="16"/>
          <w:u w:val="single"/>
        </w:rPr>
      </w:pPr>
    </w:p>
    <w:p w:rsidR="00E231D6" w:rsidRDefault="00E231D6" w:rsidP="00E231D6">
      <w:pPr>
        <w:spacing w:line="0" w:lineRule="atLeast"/>
        <w:jc w:val="both"/>
        <w:rPr>
          <w:rFonts w:ascii="Courier New" w:eastAsia="Courier New" w:hAnsi="Courier New"/>
          <w:b/>
          <w:sz w:val="16"/>
          <w:szCs w:val="16"/>
          <w:u w:val="single"/>
        </w:rPr>
      </w:pPr>
    </w:p>
    <w:p w:rsidR="00E231D6" w:rsidRDefault="00E231D6" w:rsidP="00E231D6">
      <w:pPr>
        <w:spacing w:line="0" w:lineRule="atLeast"/>
        <w:jc w:val="both"/>
        <w:rPr>
          <w:rFonts w:ascii="Courier New" w:eastAsia="Courier New" w:hAnsi="Courier New"/>
          <w:b/>
          <w:sz w:val="16"/>
          <w:szCs w:val="16"/>
          <w:u w:val="single"/>
        </w:rPr>
      </w:pPr>
    </w:p>
    <w:p w:rsidR="00E231D6" w:rsidRPr="00C123A1" w:rsidRDefault="00AE2BFA" w:rsidP="00E231D6">
      <w:pPr>
        <w:spacing w:line="0" w:lineRule="atLeast"/>
        <w:jc w:val="center"/>
        <w:rPr>
          <w:rFonts w:ascii="Courier New" w:eastAsia="Courier New" w:hAnsi="Courier New"/>
          <w:b/>
          <w:sz w:val="16"/>
          <w:szCs w:val="16"/>
          <w:u w:val="single"/>
        </w:rPr>
      </w:pPr>
      <w:r>
        <w:rPr>
          <w:rFonts w:ascii="Courier New" w:eastAsia="Courier New" w:hAnsi="Courier New"/>
          <w:b/>
          <w:noProof/>
          <w:sz w:val="16"/>
          <w:szCs w:val="16"/>
          <w:u w:val="single"/>
        </w:rPr>
        <w:drawing>
          <wp:inline distT="0" distB="0" distL="0" distR="0">
            <wp:extent cx="3972560" cy="278130"/>
            <wp:effectExtent l="0" t="0" r="8890" b="7620"/>
            <wp:docPr id="35" name="Picture 35" descr="Cap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2560" cy="278130"/>
                    </a:xfrm>
                    <a:prstGeom prst="rect">
                      <a:avLst/>
                    </a:prstGeom>
                    <a:noFill/>
                    <a:ln>
                      <a:noFill/>
                    </a:ln>
                  </pic:spPr>
                </pic:pic>
              </a:graphicData>
            </a:graphic>
          </wp:inline>
        </w:drawing>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 xml:space="preserve">        After that, the next step is to </w:t>
      </w:r>
      <w:proofErr w:type="spellStart"/>
      <w:ins w:id="284" w:author="MORENI NICOLA" w:date="2016-06-27T17:10:00Z">
        <w:r w:rsidR="00FA2396">
          <w:rPr>
            <w:rFonts w:ascii="Courier New" w:eastAsia="Courier New" w:hAnsi="Courier New"/>
            <w:sz w:val="16"/>
            <w:szCs w:val="16"/>
          </w:rPr>
          <w:t>associate</w:t>
        </w:r>
      </w:ins>
      <w:del w:id="285" w:author="MORENI NICOLA" w:date="2016-06-27T17:10:00Z">
        <w:r w:rsidDel="00FA2396">
          <w:rPr>
            <w:rFonts w:ascii="Courier New" w:eastAsia="Courier New" w:hAnsi="Courier New"/>
            <w:sz w:val="16"/>
            <w:szCs w:val="16"/>
          </w:rPr>
          <w:delText>give at</w:delText>
        </w:r>
      </w:del>
      <w:ins w:id="286" w:author="MORENI NICOLA" w:date="2016-06-27T17:10:00Z">
        <w:r w:rsidR="00FA2396">
          <w:rPr>
            <w:rFonts w:ascii="Courier New" w:eastAsia="Courier New" w:hAnsi="Courier New"/>
            <w:sz w:val="16"/>
            <w:szCs w:val="16"/>
          </w:rPr>
          <w:t>to</w:t>
        </w:r>
      </w:ins>
      <w:proofErr w:type="spellEnd"/>
      <w:r>
        <w:rPr>
          <w:rFonts w:ascii="Courier New" w:eastAsia="Courier New" w:hAnsi="Courier New"/>
          <w:sz w:val="16"/>
          <w:szCs w:val="16"/>
        </w:rPr>
        <w:t xml:space="preserve"> each object created </w:t>
      </w:r>
      <w:del w:id="287" w:author="MORENI NICOLA" w:date="2016-06-27T17:10:00Z">
        <w:r w:rsidDel="00FA2396">
          <w:rPr>
            <w:rFonts w:ascii="Courier New" w:eastAsia="Courier New" w:hAnsi="Courier New"/>
            <w:sz w:val="16"/>
            <w:szCs w:val="16"/>
          </w:rPr>
          <w:delText>the</w:delText>
        </w:r>
      </w:del>
      <w:ins w:id="288" w:author="MORENI NICOLA" w:date="2016-06-27T17:10:00Z">
        <w:r w:rsidR="00FA2396">
          <w:rPr>
            <w:rFonts w:ascii="Courier New" w:eastAsia="Courier New" w:hAnsi="Courier New"/>
            <w:sz w:val="16"/>
            <w:szCs w:val="16"/>
          </w:rPr>
          <w:t>a</w:t>
        </w:r>
      </w:ins>
      <w:r>
        <w:rPr>
          <w:rFonts w:ascii="Courier New" w:eastAsia="Courier New" w:hAnsi="Courier New"/>
          <w:sz w:val="16"/>
          <w:szCs w:val="16"/>
        </w:rPr>
        <w:t xml:space="preserve"> corresponding market</w:t>
      </w: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 xml:space="preserve">        value using the </w:t>
      </w:r>
      <w:proofErr w:type="spellStart"/>
      <w:r>
        <w:rPr>
          <w:rFonts w:ascii="Courier New" w:eastAsia="Courier New" w:hAnsi="Courier New"/>
          <w:sz w:val="16"/>
          <w:szCs w:val="16"/>
        </w:rPr>
        <w:t>QuantLib</w:t>
      </w:r>
      <w:proofErr w:type="spellEnd"/>
      <w:r>
        <w:rPr>
          <w:rFonts w:ascii="Courier New" w:eastAsia="Courier New" w:hAnsi="Courier New"/>
          <w:sz w:val="16"/>
          <w:szCs w:val="16"/>
        </w:rPr>
        <w:t xml:space="preserve"> function “</w:t>
      </w:r>
      <w:proofErr w:type="spellStart"/>
      <w:r w:rsidRPr="00786AA5">
        <w:rPr>
          <w:rFonts w:ascii="Courier New" w:eastAsia="Courier New" w:hAnsi="Courier New"/>
          <w:b/>
          <w:sz w:val="16"/>
          <w:szCs w:val="16"/>
          <w:highlight w:val="yellow"/>
          <w:u w:val="single"/>
        </w:rPr>
        <w:t>ql</w:t>
      </w:r>
      <w:r>
        <w:rPr>
          <w:rFonts w:ascii="Courier New" w:eastAsia="Courier New" w:hAnsi="Courier New"/>
          <w:b/>
          <w:sz w:val="16"/>
          <w:szCs w:val="16"/>
          <w:highlight w:val="yellow"/>
          <w:u w:val="single"/>
        </w:rPr>
        <w:t>Simple</w:t>
      </w:r>
      <w:r w:rsidRPr="00786AA5">
        <w:rPr>
          <w:rFonts w:ascii="Courier New" w:eastAsia="Courier New" w:hAnsi="Courier New"/>
          <w:b/>
          <w:sz w:val="16"/>
          <w:szCs w:val="16"/>
          <w:highlight w:val="yellow"/>
          <w:u w:val="single"/>
        </w:rPr>
        <w:t>Quote</w:t>
      </w:r>
      <w:r>
        <w:rPr>
          <w:rFonts w:ascii="Courier New" w:eastAsia="Courier New" w:hAnsi="Courier New"/>
          <w:b/>
          <w:sz w:val="16"/>
          <w:szCs w:val="16"/>
          <w:highlight w:val="yellow"/>
          <w:u w:val="single"/>
        </w:rPr>
        <w:t>Set</w:t>
      </w:r>
      <w:r w:rsidRPr="00786AA5">
        <w:rPr>
          <w:rFonts w:ascii="Courier New" w:eastAsia="Courier New" w:hAnsi="Courier New"/>
          <w:b/>
          <w:sz w:val="16"/>
          <w:szCs w:val="16"/>
          <w:highlight w:val="yellow"/>
          <w:u w:val="single"/>
        </w:rPr>
        <w:t>Value</w:t>
      </w:r>
      <w:proofErr w:type="spellEnd"/>
      <w:r>
        <w:rPr>
          <w:rFonts w:ascii="Courier New" w:eastAsia="Courier New" w:hAnsi="Courier New"/>
          <w:sz w:val="16"/>
          <w:szCs w:val="16"/>
        </w:rPr>
        <w:t>”.</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AE2BFA" w:rsidP="00E231D6">
      <w:pPr>
        <w:spacing w:line="0" w:lineRule="atLeast"/>
        <w:jc w:val="center"/>
        <w:rPr>
          <w:rFonts w:ascii="Courier New" w:eastAsia="Courier New" w:hAnsi="Courier New"/>
          <w:sz w:val="16"/>
          <w:szCs w:val="16"/>
        </w:rPr>
      </w:pPr>
      <w:r>
        <w:rPr>
          <w:rFonts w:ascii="Courier New" w:eastAsia="Courier New" w:hAnsi="Courier New"/>
          <w:noProof/>
          <w:sz w:val="16"/>
          <w:szCs w:val="16"/>
        </w:rPr>
        <w:drawing>
          <wp:inline distT="0" distB="0" distL="0" distR="0">
            <wp:extent cx="3076575" cy="228600"/>
            <wp:effectExtent l="0" t="0" r="9525" b="0"/>
            <wp:docPr id="36" name="Picture 36" descr="Cap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6575" cy="228600"/>
                    </a:xfrm>
                    <a:prstGeom prst="rect">
                      <a:avLst/>
                    </a:prstGeom>
                    <a:noFill/>
                    <a:ln>
                      <a:noFill/>
                    </a:ln>
                  </pic:spPr>
                </pic:pic>
              </a:graphicData>
            </a:graphic>
          </wp:inline>
        </w:drawing>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 xml:space="preserve">You are now ready to build </w:t>
      </w:r>
      <w:r w:rsidRPr="008E00C0">
        <w:rPr>
          <w:rFonts w:ascii="Courier New" w:eastAsia="Courier New" w:hAnsi="Courier New"/>
          <w:i/>
          <w:sz w:val="16"/>
          <w:szCs w:val="16"/>
        </w:rPr>
        <w:t>Rate Helpers</w:t>
      </w:r>
      <w:r>
        <w:rPr>
          <w:rFonts w:ascii="Courier New" w:eastAsia="Courier New" w:hAnsi="Courier New"/>
          <w:sz w:val="16"/>
          <w:szCs w:val="16"/>
        </w:rPr>
        <w:t>.</w:t>
      </w:r>
      <w:r w:rsidRPr="00F412E9">
        <w:rPr>
          <w:rFonts w:ascii="Courier New" w:eastAsia="Courier New" w:hAnsi="Courier New"/>
          <w:sz w:val="16"/>
          <w:szCs w:val="16"/>
        </w:rPr>
        <w:t xml:space="preserve"> </w:t>
      </w:r>
      <w:r>
        <w:rPr>
          <w:rFonts w:ascii="Courier New" w:eastAsia="Courier New" w:hAnsi="Courier New"/>
          <w:sz w:val="16"/>
          <w:szCs w:val="16"/>
        </w:rPr>
        <w:t xml:space="preserve">The aim of </w:t>
      </w:r>
      <w:proofErr w:type="spellStart"/>
      <w:r w:rsidRPr="00934678">
        <w:rPr>
          <w:rFonts w:ascii="Courier New" w:eastAsia="Courier New" w:hAnsi="Courier New"/>
          <w:i/>
          <w:sz w:val="16"/>
          <w:szCs w:val="16"/>
        </w:rPr>
        <w:t>QuantLib</w:t>
      </w:r>
      <w:proofErr w:type="spellEnd"/>
      <w:r w:rsidRPr="00934678">
        <w:rPr>
          <w:rFonts w:ascii="Courier New" w:eastAsia="Courier New" w:hAnsi="Courier New"/>
          <w:i/>
          <w:sz w:val="16"/>
          <w:szCs w:val="16"/>
        </w:rPr>
        <w:t xml:space="preserve"> Rate Helpers</w:t>
      </w:r>
      <w:r>
        <w:rPr>
          <w:rFonts w:ascii="Courier New" w:eastAsia="Courier New" w:hAnsi="Courier New"/>
          <w:sz w:val="16"/>
          <w:szCs w:val="16"/>
        </w:rPr>
        <w:t xml:space="preserve"> is to link a market quote to a specific instrument with all the related conventions necessary to let the bootstrap algorithm know how it has to re-price that specific market value during the calibration. </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AE2BFA" w:rsidP="00E231D6">
      <w:pPr>
        <w:spacing w:line="0" w:lineRule="atLeast"/>
        <w:jc w:val="center"/>
        <w:rPr>
          <w:rFonts w:ascii="Courier New" w:eastAsia="Courier New" w:hAnsi="Courier New"/>
          <w:sz w:val="16"/>
          <w:szCs w:val="16"/>
        </w:rPr>
      </w:pPr>
      <w:r>
        <w:rPr>
          <w:rFonts w:ascii="Courier New" w:eastAsia="Courier New" w:hAnsi="Courier New"/>
          <w:noProof/>
          <w:sz w:val="16"/>
          <w:szCs w:val="16"/>
        </w:rPr>
        <w:drawing>
          <wp:inline distT="0" distB="0" distL="0" distR="0">
            <wp:extent cx="5790565" cy="1695450"/>
            <wp:effectExtent l="0" t="0" r="63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0565" cy="1695450"/>
                    </a:xfrm>
                    <a:prstGeom prst="rect">
                      <a:avLst/>
                    </a:prstGeom>
                    <a:noFill/>
                  </pic:spPr>
                </pic:pic>
              </a:graphicData>
            </a:graphic>
          </wp:inline>
        </w:drawing>
      </w:r>
    </w:p>
    <w:p w:rsidR="00E231D6" w:rsidRDefault="00E231D6" w:rsidP="00E231D6">
      <w:pPr>
        <w:spacing w:line="0" w:lineRule="atLeast"/>
        <w:jc w:val="center"/>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roofErr w:type="spellStart"/>
      <w:r w:rsidRPr="00786AA5">
        <w:rPr>
          <w:rFonts w:ascii="Courier New" w:eastAsia="Courier New" w:hAnsi="Courier New"/>
          <w:i/>
          <w:sz w:val="16"/>
          <w:szCs w:val="16"/>
        </w:rPr>
        <w:t>QuantLib</w:t>
      </w:r>
      <w:proofErr w:type="spellEnd"/>
      <w:r>
        <w:rPr>
          <w:rFonts w:ascii="Courier New" w:eastAsia="Courier New" w:hAnsi="Courier New"/>
          <w:sz w:val="16"/>
          <w:szCs w:val="16"/>
        </w:rPr>
        <w:t xml:space="preserve"> uses directly th</w:t>
      </w:r>
      <w:del w:id="289" w:author="MORENI NICOLA" w:date="2016-06-27T17:16:00Z">
        <w:r w:rsidDel="00FA2396">
          <w:rPr>
            <w:rFonts w:ascii="Courier New" w:eastAsia="Courier New" w:hAnsi="Courier New"/>
            <w:sz w:val="16"/>
            <w:szCs w:val="16"/>
          </w:rPr>
          <w:delText>i</w:delText>
        </w:r>
      </w:del>
      <w:ins w:id="290" w:author="MORENI NICOLA" w:date="2016-06-27T17:16:00Z">
        <w:r w:rsidR="00FA2396">
          <w:rPr>
            <w:rFonts w:ascii="Courier New" w:eastAsia="Courier New" w:hAnsi="Courier New"/>
            <w:sz w:val="16"/>
            <w:szCs w:val="16"/>
          </w:rPr>
          <w:t>e</w:t>
        </w:r>
      </w:ins>
      <w:r>
        <w:rPr>
          <w:rFonts w:ascii="Courier New" w:eastAsia="Courier New" w:hAnsi="Courier New"/>
          <w:sz w:val="16"/>
          <w:szCs w:val="16"/>
        </w:rPr>
        <w:t>s</w:t>
      </w:r>
      <w:ins w:id="291" w:author="MORENI NICOLA" w:date="2016-06-27T17:16:00Z">
        <w:r w:rsidR="00FA2396">
          <w:rPr>
            <w:rFonts w:ascii="Courier New" w:eastAsia="Courier New" w:hAnsi="Courier New"/>
            <w:sz w:val="16"/>
            <w:szCs w:val="16"/>
          </w:rPr>
          <w:t>e</w:t>
        </w:r>
      </w:ins>
      <w:r>
        <w:rPr>
          <w:rFonts w:ascii="Courier New" w:eastAsia="Courier New" w:hAnsi="Courier New"/>
          <w:sz w:val="16"/>
          <w:szCs w:val="16"/>
        </w:rPr>
        <w:t xml:space="preserve"> </w:t>
      </w:r>
      <w:r w:rsidRPr="008E00C0">
        <w:rPr>
          <w:rFonts w:ascii="Courier New" w:eastAsia="Courier New" w:hAnsi="Courier New"/>
          <w:i/>
          <w:sz w:val="16"/>
          <w:szCs w:val="16"/>
        </w:rPr>
        <w:t>Rate Helpers</w:t>
      </w:r>
      <w:r>
        <w:rPr>
          <w:rFonts w:ascii="Courier New" w:eastAsia="Courier New" w:hAnsi="Courier New"/>
          <w:sz w:val="16"/>
          <w:szCs w:val="16"/>
        </w:rPr>
        <w:t xml:space="preserve"> to bootstrap any curve. Consequently, there are many types of </w:t>
      </w:r>
      <w:r w:rsidRPr="00786AA5">
        <w:rPr>
          <w:rFonts w:ascii="Courier New" w:eastAsia="Courier New" w:hAnsi="Courier New"/>
          <w:i/>
          <w:sz w:val="16"/>
          <w:szCs w:val="16"/>
        </w:rPr>
        <w:t>Rate Helpers</w:t>
      </w:r>
      <w:r>
        <w:rPr>
          <w:rFonts w:ascii="Courier New" w:eastAsia="Courier New" w:hAnsi="Courier New"/>
          <w:sz w:val="16"/>
          <w:szCs w:val="16"/>
        </w:rPr>
        <w:t>, one for each kind of mar</w:t>
      </w:r>
      <w:r w:rsidR="00162F35">
        <w:rPr>
          <w:rFonts w:ascii="Courier New" w:eastAsia="Courier New" w:hAnsi="Courier New"/>
          <w:sz w:val="16"/>
          <w:szCs w:val="16"/>
        </w:rPr>
        <w:t>ket instruments (for example you’ll find</w:t>
      </w:r>
      <w:r>
        <w:rPr>
          <w:rFonts w:ascii="Courier New" w:eastAsia="Courier New" w:hAnsi="Courier New"/>
          <w:sz w:val="16"/>
          <w:szCs w:val="16"/>
        </w:rPr>
        <w:t xml:space="preserve"> a </w:t>
      </w:r>
      <w:proofErr w:type="spellStart"/>
      <w:r w:rsidRPr="00786AA5">
        <w:rPr>
          <w:rFonts w:ascii="Courier New" w:eastAsia="Courier New" w:hAnsi="Courier New"/>
          <w:i/>
          <w:sz w:val="16"/>
          <w:szCs w:val="16"/>
        </w:rPr>
        <w:t>Ois</w:t>
      </w:r>
      <w:proofErr w:type="spellEnd"/>
      <w:r w:rsidRPr="00786AA5">
        <w:rPr>
          <w:rFonts w:ascii="Courier New" w:eastAsia="Courier New" w:hAnsi="Courier New"/>
          <w:i/>
          <w:sz w:val="16"/>
          <w:szCs w:val="16"/>
        </w:rPr>
        <w:t xml:space="preserve"> rate Helpers</w:t>
      </w:r>
      <w:r w:rsidR="00162F35">
        <w:rPr>
          <w:rFonts w:ascii="Courier New" w:eastAsia="Courier New" w:hAnsi="Courier New"/>
          <w:i/>
          <w:sz w:val="16"/>
          <w:szCs w:val="16"/>
        </w:rPr>
        <w:t>,</w:t>
      </w:r>
      <w:r>
        <w:rPr>
          <w:rFonts w:ascii="Courier New" w:eastAsia="Courier New" w:hAnsi="Courier New"/>
          <w:sz w:val="16"/>
          <w:szCs w:val="16"/>
        </w:rPr>
        <w:t xml:space="preserve"> </w:t>
      </w:r>
      <w:r w:rsidR="00162F35">
        <w:rPr>
          <w:rFonts w:ascii="Courier New" w:eastAsia="Courier New" w:hAnsi="Courier New"/>
          <w:sz w:val="16"/>
          <w:szCs w:val="16"/>
        </w:rPr>
        <w:t xml:space="preserve">for </w:t>
      </w:r>
      <w:r>
        <w:rPr>
          <w:rFonts w:ascii="Courier New" w:eastAsia="Courier New" w:hAnsi="Courier New"/>
          <w:sz w:val="16"/>
          <w:szCs w:val="16"/>
        </w:rPr>
        <w:t>overnight indexed swap</w:t>
      </w:r>
      <w:r w:rsidR="00162F35">
        <w:rPr>
          <w:rFonts w:ascii="Courier New" w:eastAsia="Courier New" w:hAnsi="Courier New"/>
          <w:sz w:val="16"/>
          <w:szCs w:val="16"/>
        </w:rPr>
        <w:t>s,</w:t>
      </w:r>
      <w:r>
        <w:rPr>
          <w:rFonts w:ascii="Courier New" w:eastAsia="Courier New" w:hAnsi="Courier New"/>
          <w:sz w:val="16"/>
          <w:szCs w:val="16"/>
        </w:rPr>
        <w:t xml:space="preserve"> or a </w:t>
      </w:r>
      <w:r w:rsidRPr="00786AA5">
        <w:rPr>
          <w:rFonts w:ascii="Courier New" w:eastAsia="Courier New" w:hAnsi="Courier New"/>
          <w:i/>
          <w:sz w:val="16"/>
          <w:szCs w:val="16"/>
        </w:rPr>
        <w:t>Fra Rate Helper</w:t>
      </w:r>
      <w:r w:rsidR="00162F35">
        <w:rPr>
          <w:rFonts w:ascii="Courier New" w:eastAsia="Courier New" w:hAnsi="Courier New"/>
          <w:i/>
          <w:sz w:val="16"/>
          <w:szCs w:val="16"/>
        </w:rPr>
        <w:t>,</w:t>
      </w:r>
      <w:r>
        <w:rPr>
          <w:rFonts w:ascii="Courier New" w:eastAsia="Courier New" w:hAnsi="Courier New"/>
          <w:sz w:val="16"/>
          <w:szCs w:val="16"/>
        </w:rPr>
        <w:t xml:space="preserve"> </w:t>
      </w:r>
      <w:r w:rsidR="00162F35">
        <w:rPr>
          <w:rFonts w:ascii="Courier New" w:eastAsia="Courier New" w:hAnsi="Courier New"/>
          <w:sz w:val="16"/>
          <w:szCs w:val="16"/>
        </w:rPr>
        <w:t xml:space="preserve">for </w:t>
      </w:r>
      <w:r>
        <w:rPr>
          <w:rFonts w:ascii="Courier New" w:eastAsia="Courier New" w:hAnsi="Courier New"/>
          <w:sz w:val="16"/>
          <w:szCs w:val="16"/>
        </w:rPr>
        <w:t>forward rate agreement</w:t>
      </w:r>
      <w:r w:rsidR="00162F35">
        <w:rPr>
          <w:rFonts w:ascii="Courier New" w:eastAsia="Courier New" w:hAnsi="Courier New"/>
          <w:sz w:val="16"/>
          <w:szCs w:val="16"/>
        </w:rPr>
        <w:t>s</w:t>
      </w:r>
      <w:r>
        <w:rPr>
          <w:rFonts w:ascii="Courier New" w:eastAsia="Courier New" w:hAnsi="Courier New"/>
          <w:sz w:val="16"/>
          <w:szCs w:val="16"/>
        </w:rPr>
        <w:t xml:space="preserve"> and so on).</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center"/>
        <w:rPr>
          <w:rFonts w:ascii="Courier New" w:eastAsia="Courier New" w:hAnsi="Courier New"/>
          <w:sz w:val="16"/>
          <w:szCs w:val="16"/>
        </w:rPr>
      </w:pPr>
    </w:p>
    <w:p w:rsidR="00E231D6" w:rsidRDefault="00E231D6" w:rsidP="00E231D6">
      <w:pPr>
        <w:spacing w:line="0" w:lineRule="atLeast"/>
        <w:jc w:val="center"/>
        <w:rPr>
          <w:rFonts w:ascii="Courier New" w:eastAsia="Courier New" w:hAnsi="Courier New"/>
          <w:sz w:val="16"/>
          <w:szCs w:val="16"/>
        </w:rPr>
      </w:pPr>
    </w:p>
    <w:p w:rsidR="00E231D6" w:rsidRDefault="00AE2BFA" w:rsidP="00E231D6">
      <w:pPr>
        <w:spacing w:line="0" w:lineRule="atLeast"/>
        <w:jc w:val="center"/>
        <w:rPr>
          <w:rFonts w:ascii="Courier New" w:eastAsia="Courier New" w:hAnsi="Courier New"/>
          <w:sz w:val="16"/>
          <w:szCs w:val="16"/>
        </w:rPr>
      </w:pPr>
      <w:r>
        <w:rPr>
          <w:rFonts w:ascii="Courier New" w:eastAsia="Courier New" w:hAnsi="Courier New"/>
          <w:noProof/>
          <w:sz w:val="16"/>
          <w:szCs w:val="16"/>
        </w:rPr>
        <w:drawing>
          <wp:inline distT="0" distB="0" distL="0" distR="0">
            <wp:extent cx="5183505" cy="265430"/>
            <wp:effectExtent l="0" t="0" r="0" b="1270"/>
            <wp:docPr id="37" name="Picture 37" descr="Cap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3505" cy="265430"/>
                    </a:xfrm>
                    <a:prstGeom prst="rect">
                      <a:avLst/>
                    </a:prstGeom>
                    <a:noFill/>
                    <a:ln>
                      <a:noFill/>
                    </a:ln>
                  </pic:spPr>
                </pic:pic>
              </a:graphicData>
            </a:graphic>
          </wp:inline>
        </w:drawing>
      </w:r>
      <w:r>
        <w:rPr>
          <w:rFonts w:ascii="Courier New" w:eastAsia="Courier New" w:hAnsi="Courier New"/>
          <w:noProof/>
          <w:sz w:val="16"/>
          <w:szCs w:val="16"/>
        </w:rPr>
        <w:drawing>
          <wp:inline distT="0" distB="0" distL="0" distR="0">
            <wp:extent cx="5183505" cy="284480"/>
            <wp:effectExtent l="0" t="0" r="0" b="1270"/>
            <wp:docPr id="38" name="Picture 38" descr="Cap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3505" cy="284480"/>
                    </a:xfrm>
                    <a:prstGeom prst="rect">
                      <a:avLst/>
                    </a:prstGeom>
                    <a:noFill/>
                    <a:ln>
                      <a:noFill/>
                    </a:ln>
                  </pic:spPr>
                </pic:pic>
              </a:graphicData>
            </a:graphic>
          </wp:inline>
        </w:drawing>
      </w:r>
      <w:r>
        <w:rPr>
          <w:rFonts w:ascii="Courier New" w:eastAsia="Courier New" w:hAnsi="Courier New"/>
          <w:noProof/>
          <w:sz w:val="16"/>
          <w:szCs w:val="16"/>
        </w:rPr>
        <w:drawing>
          <wp:inline distT="0" distB="0" distL="0" distR="0">
            <wp:extent cx="5183505" cy="284480"/>
            <wp:effectExtent l="0" t="0" r="0" b="1270"/>
            <wp:docPr id="39" name="Picture 39" descr="Cap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3505" cy="284480"/>
                    </a:xfrm>
                    <a:prstGeom prst="rect">
                      <a:avLst/>
                    </a:prstGeom>
                    <a:noFill/>
                    <a:ln>
                      <a:noFill/>
                    </a:ln>
                  </pic:spPr>
                </pic:pic>
              </a:graphicData>
            </a:graphic>
          </wp:inline>
        </w:drawing>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2531EF" w:rsidRDefault="002531EF"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 xml:space="preserve">Finally you can use </w:t>
      </w:r>
      <w:proofErr w:type="spellStart"/>
      <w:r>
        <w:rPr>
          <w:rFonts w:ascii="Courier New" w:eastAsia="Courier New" w:hAnsi="Courier New"/>
          <w:sz w:val="16"/>
          <w:szCs w:val="16"/>
        </w:rPr>
        <w:t>QuantLib</w:t>
      </w:r>
      <w:proofErr w:type="spellEnd"/>
      <w:r>
        <w:rPr>
          <w:rFonts w:ascii="Courier New" w:eastAsia="Courier New" w:hAnsi="Courier New"/>
          <w:sz w:val="16"/>
          <w:szCs w:val="16"/>
        </w:rPr>
        <w:t xml:space="preserve"> function “</w:t>
      </w:r>
      <w:proofErr w:type="spellStart"/>
      <w:r w:rsidRPr="00E22087">
        <w:rPr>
          <w:rFonts w:ascii="Courier New" w:eastAsia="Courier New" w:hAnsi="Courier New"/>
          <w:b/>
          <w:sz w:val="16"/>
          <w:szCs w:val="16"/>
          <w:highlight w:val="yellow"/>
          <w:u w:val="single"/>
        </w:rPr>
        <w:t>qlPiecewiseYieldCurve</w:t>
      </w:r>
      <w:proofErr w:type="spellEnd"/>
      <w:r>
        <w:rPr>
          <w:rFonts w:ascii="Courier New" w:eastAsia="Courier New" w:hAnsi="Courier New"/>
          <w:sz w:val="16"/>
          <w:szCs w:val="16"/>
        </w:rPr>
        <w:t>” to bootstrap the selected helpers. This function needs several input like:</w:t>
      </w:r>
    </w:p>
    <w:p w:rsidR="00E231D6" w:rsidDel="00FA2396" w:rsidRDefault="00E231D6" w:rsidP="00E231D6">
      <w:pPr>
        <w:spacing w:line="0" w:lineRule="atLeast"/>
        <w:jc w:val="both"/>
        <w:rPr>
          <w:del w:id="292" w:author="MORENI NICOLA" w:date="2016-06-27T17:17:00Z"/>
          <w:rFonts w:ascii="Courier New" w:eastAsia="Courier New" w:hAnsi="Courier New"/>
          <w:sz w:val="16"/>
          <w:szCs w:val="16"/>
        </w:rPr>
      </w:pPr>
    </w:p>
    <w:p w:rsidR="002531EF" w:rsidDel="00FA2396" w:rsidRDefault="002531EF" w:rsidP="00E231D6">
      <w:pPr>
        <w:spacing w:line="0" w:lineRule="atLeast"/>
        <w:jc w:val="both"/>
        <w:rPr>
          <w:del w:id="293" w:author="MORENI NICOLA" w:date="2016-06-27T17:17:00Z"/>
          <w:rFonts w:ascii="Courier New" w:eastAsia="Courier New" w:hAnsi="Courier New"/>
          <w:sz w:val="16"/>
          <w:szCs w:val="16"/>
        </w:rPr>
      </w:pPr>
    </w:p>
    <w:p w:rsidR="00E231D6" w:rsidDel="00FA2396" w:rsidRDefault="00E231D6" w:rsidP="00E231D6">
      <w:pPr>
        <w:spacing w:line="0" w:lineRule="atLeast"/>
        <w:jc w:val="both"/>
        <w:rPr>
          <w:del w:id="294" w:author="MORENI NICOLA" w:date="2016-06-27T17:17:00Z"/>
          <w:rFonts w:ascii="Courier New" w:eastAsia="Courier New" w:hAnsi="Courier New"/>
          <w:sz w:val="16"/>
          <w:szCs w:val="16"/>
        </w:rPr>
      </w:pPr>
    </w:p>
    <w:p w:rsidR="00E231D6" w:rsidRDefault="00E231D6" w:rsidP="00E231D6">
      <w:pPr>
        <w:numPr>
          <w:ilvl w:val="0"/>
          <w:numId w:val="22"/>
        </w:numPr>
        <w:spacing w:line="0" w:lineRule="atLeast"/>
        <w:jc w:val="both"/>
        <w:rPr>
          <w:rFonts w:ascii="Courier New" w:eastAsia="Courier New" w:hAnsi="Courier New"/>
          <w:sz w:val="16"/>
          <w:szCs w:val="16"/>
        </w:rPr>
      </w:pPr>
      <w:proofErr w:type="spellStart"/>
      <w:r>
        <w:rPr>
          <w:rFonts w:ascii="Courier New" w:eastAsia="Courier New" w:hAnsi="Courier New"/>
          <w:sz w:val="16"/>
          <w:szCs w:val="16"/>
        </w:rPr>
        <w:t>Euribor</w:t>
      </w:r>
      <w:proofErr w:type="spellEnd"/>
      <w:r>
        <w:rPr>
          <w:rFonts w:ascii="Courier New" w:eastAsia="Courier New" w:hAnsi="Courier New"/>
          <w:sz w:val="16"/>
          <w:szCs w:val="16"/>
        </w:rPr>
        <w:t xml:space="preserve"> Index pre-constructed with </w:t>
      </w:r>
      <w:proofErr w:type="spellStart"/>
      <w:r w:rsidRPr="00E22087">
        <w:rPr>
          <w:rFonts w:ascii="Courier New" w:eastAsia="Courier New" w:hAnsi="Courier New"/>
          <w:i/>
          <w:sz w:val="16"/>
          <w:szCs w:val="16"/>
        </w:rPr>
        <w:t>QuantLib</w:t>
      </w:r>
      <w:proofErr w:type="spellEnd"/>
      <w:r>
        <w:rPr>
          <w:rFonts w:ascii="Courier New" w:eastAsia="Courier New" w:hAnsi="Courier New"/>
          <w:sz w:val="16"/>
          <w:szCs w:val="16"/>
        </w:rPr>
        <w:t xml:space="preserve"> “</w:t>
      </w:r>
      <w:proofErr w:type="spellStart"/>
      <w:r w:rsidRPr="00E22087">
        <w:rPr>
          <w:rFonts w:ascii="Courier New" w:eastAsia="Courier New" w:hAnsi="Courier New"/>
          <w:b/>
          <w:sz w:val="16"/>
          <w:szCs w:val="16"/>
          <w:highlight w:val="yellow"/>
          <w:u w:val="single"/>
        </w:rPr>
        <w:t>qlEuribor</w:t>
      </w:r>
      <w:proofErr w:type="spellEnd"/>
      <w:r>
        <w:rPr>
          <w:rFonts w:ascii="Courier New" w:eastAsia="Courier New" w:hAnsi="Courier New"/>
          <w:sz w:val="16"/>
          <w:szCs w:val="16"/>
        </w:rPr>
        <w:t xml:space="preserve">” function; </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 xml:space="preserve">Rate Helpers; </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Settlement Days;</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Calendar;</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Day Count Convention;</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And also advanced settings like:</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Interpolation scheme;</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Parametrization;</w:t>
      </w:r>
    </w:p>
    <w:p w:rsidR="00E231D6" w:rsidRDefault="00E231D6" w:rsidP="00E231D6">
      <w:pPr>
        <w:numPr>
          <w:ilvl w:val="0"/>
          <w:numId w:val="22"/>
        </w:numPr>
        <w:spacing w:line="0" w:lineRule="atLeast"/>
        <w:jc w:val="both"/>
        <w:rPr>
          <w:rFonts w:ascii="Courier New" w:eastAsia="Courier New" w:hAnsi="Courier New"/>
          <w:sz w:val="16"/>
          <w:szCs w:val="16"/>
        </w:rPr>
      </w:pPr>
      <w:r>
        <w:rPr>
          <w:rFonts w:ascii="Courier New" w:eastAsia="Courier New" w:hAnsi="Courier New"/>
          <w:sz w:val="16"/>
          <w:szCs w:val="16"/>
        </w:rPr>
        <w:t>Jump inclusion.</w:t>
      </w: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p>
    <w:p w:rsidR="00E231D6" w:rsidRDefault="00E231D6" w:rsidP="00E231D6">
      <w:pPr>
        <w:spacing w:line="0" w:lineRule="atLeast"/>
        <w:jc w:val="both"/>
        <w:rPr>
          <w:rFonts w:ascii="Courier New" w:eastAsia="Courier New" w:hAnsi="Courier New"/>
          <w:sz w:val="16"/>
          <w:szCs w:val="16"/>
        </w:rPr>
      </w:pPr>
      <w:r>
        <w:rPr>
          <w:rFonts w:ascii="Courier New" w:eastAsia="Courier New" w:hAnsi="Courier New"/>
          <w:sz w:val="16"/>
          <w:szCs w:val="16"/>
        </w:rPr>
        <w:t xml:space="preserve">Choosing the right settings </w:t>
      </w:r>
      <w:del w:id="295" w:author="MORENI NICOLA" w:date="2016-06-27T17:18:00Z">
        <w:r w:rsidDel="00FA2396">
          <w:rPr>
            <w:rFonts w:ascii="Courier New" w:eastAsia="Courier New" w:hAnsi="Courier New"/>
            <w:sz w:val="16"/>
            <w:szCs w:val="16"/>
          </w:rPr>
          <w:delText xml:space="preserve">it’s </w:delText>
        </w:r>
      </w:del>
      <w:ins w:id="296" w:author="MORENI NICOLA" w:date="2016-06-27T17:18:00Z">
        <w:r w:rsidR="00FA2396">
          <w:rPr>
            <w:rFonts w:ascii="Courier New" w:eastAsia="Courier New" w:hAnsi="Courier New"/>
            <w:sz w:val="16"/>
            <w:szCs w:val="16"/>
          </w:rPr>
          <w:t xml:space="preserve">is </w:t>
        </w:r>
      </w:ins>
      <w:r>
        <w:rPr>
          <w:rFonts w:ascii="Courier New" w:eastAsia="Courier New" w:hAnsi="Courier New"/>
          <w:sz w:val="16"/>
          <w:szCs w:val="16"/>
        </w:rPr>
        <w:t xml:space="preserve">crucial in order to obtain a state of art rate curve. </w:t>
      </w:r>
    </w:p>
    <w:p w:rsidR="00162F35" w:rsidRDefault="00AB4425" w:rsidP="00E231D6">
      <w:pPr>
        <w:spacing w:line="0" w:lineRule="atLeast"/>
        <w:jc w:val="both"/>
        <w:rPr>
          <w:rFonts w:ascii="Courier New" w:eastAsia="Courier New" w:hAnsi="Courier New"/>
          <w:sz w:val="16"/>
          <w:szCs w:val="16"/>
        </w:rPr>
      </w:pPr>
      <w:ins w:id="297" w:author="MORENI NICOLA" w:date="2016-06-28T12:33:00Z">
        <w:r>
          <w:rPr>
            <w:rFonts w:ascii="Courier New" w:eastAsia="Courier New" w:hAnsi="Courier New"/>
            <w:sz w:val="16"/>
            <w:szCs w:val="16"/>
          </w:rPr>
          <w:t>[what follows is meant to stay here]</w:t>
        </w:r>
      </w:ins>
    </w:p>
    <w:p w:rsidR="00E231D6" w:rsidRPr="00162F35" w:rsidRDefault="00E231D6" w:rsidP="00162F35">
      <w:pPr>
        <w:spacing w:line="0" w:lineRule="atLeast"/>
        <w:jc w:val="both"/>
        <w:rPr>
          <w:rFonts w:ascii="Courier New" w:eastAsia="Courier New" w:hAnsi="Courier New"/>
          <w:sz w:val="16"/>
          <w:szCs w:val="16"/>
        </w:rPr>
      </w:pPr>
      <w:r>
        <w:rPr>
          <w:rFonts w:ascii="Courier New" w:eastAsia="Courier New" w:hAnsi="Courier New"/>
          <w:sz w:val="16"/>
          <w:szCs w:val="16"/>
        </w:rPr>
        <w:t xml:space="preserve">After this short introduction we are now ready to analyze the </w:t>
      </w:r>
      <w:r w:rsidRPr="00E231D6">
        <w:rPr>
          <w:rFonts w:ascii="Courier New" w:eastAsia="Courier New" w:hAnsi="Courier New"/>
          <w:i/>
          <w:sz w:val="16"/>
          <w:szCs w:val="16"/>
        </w:rPr>
        <w:t>EURON</w:t>
      </w:r>
      <w:r w:rsidR="00162F35">
        <w:rPr>
          <w:rFonts w:ascii="Courier New" w:eastAsia="Courier New" w:hAnsi="Courier New"/>
          <w:sz w:val="16"/>
          <w:szCs w:val="16"/>
        </w:rPr>
        <w:t xml:space="preserve"> sheet. </w:t>
      </w:r>
      <w:r>
        <w:rPr>
          <w:rFonts w:ascii="Courier New" w:eastAsia="Courier New" w:hAnsi="Courier New"/>
          <w:sz w:val="16"/>
        </w:rPr>
        <w:t xml:space="preserve">Before starting, it’s important to know that there are some hidden cells that you can find by clicking on the </w:t>
      </w:r>
      <w:r w:rsidRPr="000902BA">
        <w:rPr>
          <w:rFonts w:ascii="Courier New" w:eastAsia="Courier New" w:hAnsi="Courier New"/>
          <w:b/>
          <w:sz w:val="16"/>
          <w:highlight w:val="yellow"/>
          <w:u w:val="single"/>
        </w:rPr>
        <w:t xml:space="preserve">plus </w:t>
      </w:r>
      <w:r w:rsidRPr="000902BA">
        <w:rPr>
          <w:rFonts w:ascii="Courier New" w:eastAsia="Courier New" w:hAnsi="Courier New"/>
          <w:sz w:val="16"/>
          <w:highlight w:val="yellow"/>
          <w:u w:val="single"/>
        </w:rPr>
        <w:t>buttons</w:t>
      </w:r>
      <w:r>
        <w:rPr>
          <w:rFonts w:ascii="Courier New" w:eastAsia="Courier New" w:hAnsi="Courier New"/>
          <w:sz w:val="16"/>
        </w:rPr>
        <w:t xml:space="preserve"> </w:t>
      </w:r>
      <w:r w:rsidRPr="000902BA">
        <w:rPr>
          <w:rFonts w:ascii="Courier New" w:eastAsia="Courier New" w:hAnsi="Courier New"/>
          <w:sz w:val="16"/>
        </w:rPr>
        <w:t>visible</w:t>
      </w:r>
      <w:r>
        <w:rPr>
          <w:rFonts w:ascii="Courier New" w:eastAsia="Courier New" w:hAnsi="Courier New"/>
          <w:sz w:val="16"/>
        </w:rPr>
        <w:t xml:space="preserve"> over </w:t>
      </w:r>
      <w:r w:rsidRPr="000C28B3">
        <w:rPr>
          <w:rFonts w:ascii="Courier New" w:eastAsia="Courier New" w:hAnsi="Courier New"/>
          <w:b/>
          <w:sz w:val="16"/>
          <w:highlight w:val="yellow"/>
          <w:u w:val="single"/>
        </w:rPr>
        <w:t>I</w:t>
      </w:r>
      <w:r>
        <w:rPr>
          <w:rFonts w:ascii="Courier New" w:eastAsia="Courier New" w:hAnsi="Courier New"/>
          <w:sz w:val="16"/>
        </w:rPr>
        <w:t xml:space="preserve">, </w:t>
      </w:r>
      <w:r w:rsidRPr="000C28B3">
        <w:rPr>
          <w:rFonts w:ascii="Courier New" w:eastAsia="Courier New" w:hAnsi="Courier New"/>
          <w:b/>
          <w:sz w:val="16"/>
          <w:highlight w:val="yellow"/>
          <w:u w:val="single"/>
        </w:rPr>
        <w:t>T</w:t>
      </w:r>
      <w:r>
        <w:rPr>
          <w:rFonts w:ascii="Courier New" w:eastAsia="Courier New" w:hAnsi="Courier New"/>
          <w:sz w:val="16"/>
        </w:rPr>
        <w:t xml:space="preserve">, </w:t>
      </w:r>
      <w:r w:rsidRPr="000C28B3">
        <w:rPr>
          <w:rFonts w:ascii="Courier New" w:eastAsia="Courier New" w:hAnsi="Courier New"/>
          <w:b/>
          <w:sz w:val="16"/>
          <w:highlight w:val="yellow"/>
          <w:u w:val="single"/>
        </w:rPr>
        <w:t>V</w:t>
      </w:r>
      <w:r>
        <w:rPr>
          <w:rFonts w:ascii="Courier New" w:eastAsia="Courier New" w:hAnsi="Courier New"/>
          <w:sz w:val="16"/>
        </w:rPr>
        <w:t xml:space="preserve"> columns. The hidden part shows the construction of </w:t>
      </w:r>
      <w:r w:rsidRPr="00162F35">
        <w:rPr>
          <w:rFonts w:ascii="Courier New" w:eastAsia="Courier New" w:hAnsi="Courier New"/>
          <w:i/>
          <w:sz w:val="16"/>
        </w:rPr>
        <w:t>Rate Helpers</w:t>
      </w:r>
      <w:r>
        <w:rPr>
          <w:rFonts w:ascii="Courier New" w:eastAsia="Courier New" w:hAnsi="Courier New"/>
          <w:b/>
          <w:i/>
          <w:sz w:val="16"/>
        </w:rPr>
        <w:t xml:space="preserve"> </w:t>
      </w:r>
      <w:r>
        <w:rPr>
          <w:rFonts w:ascii="Courier New" w:eastAsia="Courier New" w:hAnsi="Courier New"/>
          <w:sz w:val="16"/>
        </w:rPr>
        <w:t xml:space="preserve">for the whole set of instruments indexed on overnight rate. </w:t>
      </w:r>
    </w:p>
    <w:p w:rsidR="00E231D6" w:rsidRDefault="00E231D6" w:rsidP="00E231D6">
      <w:pPr>
        <w:tabs>
          <w:tab w:val="left" w:pos="1080"/>
        </w:tabs>
        <w:spacing w:line="269" w:lineRule="auto"/>
        <w:ind w:left="720" w:right="200"/>
        <w:jc w:val="both"/>
        <w:rPr>
          <w:rFonts w:ascii="Courier New" w:eastAsia="Courier New" w:hAnsi="Courier New"/>
          <w:b/>
          <w:sz w:val="16"/>
          <w:u w:val="single"/>
        </w:rPr>
      </w:pPr>
    </w:p>
    <w:p w:rsidR="00BE5860" w:rsidRPr="00B318F2" w:rsidRDefault="00BE5860" w:rsidP="00E231D6">
      <w:pPr>
        <w:tabs>
          <w:tab w:val="left" w:pos="1080"/>
        </w:tabs>
        <w:spacing w:line="269" w:lineRule="auto"/>
        <w:ind w:left="720" w:right="200"/>
        <w:jc w:val="both"/>
        <w:rPr>
          <w:rFonts w:ascii="Courier New" w:eastAsia="Courier New" w:hAnsi="Courier New"/>
          <w:b/>
          <w:sz w:val="16"/>
          <w:u w:val="single"/>
        </w:rPr>
      </w:pPr>
    </w:p>
    <w:p w:rsidR="00E231D6" w:rsidRPr="00BA4DE0" w:rsidRDefault="00E231D6" w:rsidP="00E231D6">
      <w:pPr>
        <w:tabs>
          <w:tab w:val="left" w:pos="1080"/>
        </w:tabs>
        <w:spacing w:line="269" w:lineRule="auto"/>
        <w:ind w:right="200"/>
        <w:jc w:val="both"/>
        <w:rPr>
          <w:rFonts w:ascii="Courier New" w:eastAsia="Courier New" w:hAnsi="Courier New"/>
          <w:b/>
          <w:sz w:val="16"/>
          <w:u w:val="single"/>
        </w:rPr>
      </w:pPr>
    </w:p>
    <w:p w:rsidR="00E231D6" w:rsidRPr="00CF0E93" w:rsidRDefault="00AE2BFA" w:rsidP="00E231D6">
      <w:pPr>
        <w:tabs>
          <w:tab w:val="left" w:pos="1080"/>
        </w:tabs>
        <w:spacing w:line="269" w:lineRule="auto"/>
        <w:ind w:right="200"/>
        <w:jc w:val="center"/>
        <w:rPr>
          <w:rFonts w:ascii="Courier New" w:eastAsia="Courier New" w:hAnsi="Courier New"/>
          <w:sz w:val="16"/>
        </w:rPr>
      </w:pPr>
      <w:r>
        <w:rPr>
          <w:rFonts w:ascii="Courier New" w:eastAsia="Courier New" w:hAnsi="Courier New"/>
          <w:b/>
          <w:noProof/>
          <w:sz w:val="16"/>
          <w:u w:val="single"/>
        </w:rPr>
        <w:drawing>
          <wp:inline distT="0" distB="0" distL="0" distR="0">
            <wp:extent cx="2477770" cy="1007110"/>
            <wp:effectExtent l="0" t="0" r="0" b="2540"/>
            <wp:docPr id="40" name="Picture 40"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7770" cy="1007110"/>
                    </a:xfrm>
                    <a:prstGeom prst="rect">
                      <a:avLst/>
                    </a:prstGeom>
                    <a:noFill/>
                    <a:ln>
                      <a:noFill/>
                    </a:ln>
                  </pic:spPr>
                </pic:pic>
              </a:graphicData>
            </a:graphic>
          </wp:inline>
        </w:drawing>
      </w:r>
    </w:p>
    <w:p w:rsidR="00D168B1" w:rsidRDefault="00D168B1" w:rsidP="00BA4DE0">
      <w:pPr>
        <w:tabs>
          <w:tab w:val="left" w:pos="1080"/>
        </w:tabs>
        <w:spacing w:line="269" w:lineRule="auto"/>
        <w:ind w:right="200"/>
        <w:jc w:val="both"/>
        <w:rPr>
          <w:rFonts w:ascii="Courier New" w:eastAsia="Courier New" w:hAnsi="Courier New"/>
          <w:b/>
          <w:sz w:val="16"/>
          <w:u w:val="single"/>
        </w:rPr>
      </w:pPr>
    </w:p>
    <w:p w:rsidR="00D168B1" w:rsidRDefault="00D168B1" w:rsidP="00BA4DE0">
      <w:pPr>
        <w:tabs>
          <w:tab w:val="left" w:pos="1080"/>
        </w:tabs>
        <w:spacing w:line="269" w:lineRule="auto"/>
        <w:ind w:right="200"/>
        <w:jc w:val="both"/>
        <w:rPr>
          <w:rFonts w:ascii="Courier New" w:eastAsia="Courier New" w:hAnsi="Courier New"/>
          <w:b/>
          <w:sz w:val="16"/>
          <w:u w:val="single"/>
        </w:rPr>
      </w:pPr>
    </w:p>
    <w:p w:rsidR="00E231D6" w:rsidRDefault="00BE5860" w:rsidP="00BA4DE0">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Bear in mind that the framework doesn’t build all rate helpers </w:t>
      </w:r>
      <w:ins w:id="298" w:author="MORENI NICOLA" w:date="2016-06-27T17:21:00Z">
        <w:r w:rsidR="0093546D">
          <w:rPr>
            <w:rFonts w:ascii="Courier New" w:eastAsia="Courier New" w:hAnsi="Courier New"/>
            <w:sz w:val="16"/>
          </w:rPr>
          <w:t xml:space="preserve">to avoid </w:t>
        </w:r>
      </w:ins>
      <w:del w:id="299" w:author="MORENI NICOLA" w:date="2016-06-27T17:21:00Z">
        <w:r w:rsidDel="0093546D">
          <w:rPr>
            <w:rFonts w:ascii="Courier New" w:eastAsia="Courier New" w:hAnsi="Courier New"/>
            <w:sz w:val="16"/>
          </w:rPr>
          <w:delText>for not</w:delText>
        </w:r>
      </w:del>
      <w:r>
        <w:rPr>
          <w:rFonts w:ascii="Courier New" w:eastAsia="Courier New" w:hAnsi="Courier New"/>
          <w:sz w:val="16"/>
        </w:rPr>
        <w:t xml:space="preserve"> overload</w:t>
      </w:r>
      <w:ins w:id="300" w:author="MORENI NICOLA" w:date="2016-06-27T17:21:00Z">
        <w:r w:rsidR="0093546D">
          <w:rPr>
            <w:rFonts w:ascii="Courier New" w:eastAsia="Courier New" w:hAnsi="Courier New"/>
            <w:sz w:val="16"/>
          </w:rPr>
          <w:t>ing</w:t>
        </w:r>
      </w:ins>
      <w:del w:id="301" w:author="MORENI NICOLA" w:date="2016-06-27T17:21:00Z">
        <w:r w:rsidDel="0093546D">
          <w:rPr>
            <w:rFonts w:ascii="Courier New" w:eastAsia="Courier New" w:hAnsi="Courier New"/>
            <w:sz w:val="16"/>
          </w:rPr>
          <w:delText xml:space="preserve"> it</w:delText>
        </w:r>
        <w:r w:rsidR="00162F35" w:rsidDel="0093546D">
          <w:rPr>
            <w:rFonts w:ascii="Courier New" w:eastAsia="Courier New" w:hAnsi="Courier New"/>
            <w:sz w:val="16"/>
          </w:rPr>
          <w:delText>self</w:delText>
        </w:r>
      </w:del>
      <w:r>
        <w:rPr>
          <w:rFonts w:ascii="Courier New" w:eastAsia="Courier New" w:hAnsi="Courier New"/>
          <w:sz w:val="16"/>
        </w:rPr>
        <w:t xml:space="preserve"> but you can create them all doing copy/pa</w:t>
      </w:r>
      <w:del w:id="302" w:author="MORENI NICOLA" w:date="2016-06-27T17:21:00Z">
        <w:r w:rsidDel="0093546D">
          <w:rPr>
            <w:rFonts w:ascii="Courier New" w:eastAsia="Courier New" w:hAnsi="Courier New"/>
            <w:sz w:val="16"/>
          </w:rPr>
          <w:delText>r</w:delText>
        </w:r>
      </w:del>
      <w:r>
        <w:rPr>
          <w:rFonts w:ascii="Courier New" w:eastAsia="Courier New" w:hAnsi="Courier New"/>
          <w:sz w:val="16"/>
        </w:rPr>
        <w:t>s</w:t>
      </w:r>
      <w:ins w:id="303" w:author="MORENI NICOLA" w:date="2016-06-27T17:21:00Z">
        <w:r w:rsidR="0093546D">
          <w:rPr>
            <w:rFonts w:ascii="Courier New" w:eastAsia="Courier New" w:hAnsi="Courier New"/>
            <w:sz w:val="16"/>
          </w:rPr>
          <w:t>t</w:t>
        </w:r>
      </w:ins>
      <w:r>
        <w:rPr>
          <w:rFonts w:ascii="Courier New" w:eastAsia="Courier New" w:hAnsi="Courier New"/>
          <w:sz w:val="16"/>
        </w:rPr>
        <w:t>e of rate helper’s formula.</w:t>
      </w:r>
      <w:ins w:id="304" w:author="MORENI NICOLA" w:date="2016-06-27T17:21:00Z">
        <w:r w:rsidR="0093546D">
          <w:rPr>
            <w:rFonts w:ascii="Courier New" w:eastAsia="Courier New" w:hAnsi="Courier New"/>
            <w:sz w:val="16"/>
          </w:rPr>
          <w:t>[what is this remark meant for?]</w:t>
        </w:r>
      </w:ins>
    </w:p>
    <w:p w:rsidR="00BE5860" w:rsidRPr="00BE5860" w:rsidRDefault="00BE5860" w:rsidP="00BA4DE0">
      <w:pPr>
        <w:tabs>
          <w:tab w:val="left" w:pos="1080"/>
        </w:tabs>
        <w:spacing w:line="269" w:lineRule="auto"/>
        <w:ind w:right="200"/>
        <w:jc w:val="both"/>
        <w:rPr>
          <w:rFonts w:ascii="Courier New" w:eastAsia="Courier New" w:hAnsi="Courier New"/>
          <w:sz w:val="16"/>
        </w:rPr>
      </w:pPr>
    </w:p>
    <w:p w:rsidR="00820241" w:rsidRPr="00D168B1" w:rsidRDefault="00820241" w:rsidP="007C040E">
      <w:pPr>
        <w:numPr>
          <w:ilvl w:val="0"/>
          <w:numId w:val="9"/>
        </w:numPr>
        <w:tabs>
          <w:tab w:val="left" w:pos="1080"/>
        </w:tabs>
        <w:spacing w:line="269" w:lineRule="auto"/>
        <w:ind w:right="200"/>
        <w:jc w:val="both"/>
        <w:rPr>
          <w:rFonts w:ascii="Courier New" w:eastAsia="Courier New" w:hAnsi="Courier New"/>
          <w:b/>
          <w:sz w:val="16"/>
          <w:u w:val="single"/>
        </w:rPr>
      </w:pPr>
      <w:r>
        <w:rPr>
          <w:rFonts w:ascii="Courier New" w:eastAsia="Courier New" w:hAnsi="Courier New"/>
          <w:sz w:val="16"/>
        </w:rPr>
        <w:t xml:space="preserve">In particular cells in column </w:t>
      </w:r>
      <w:r w:rsidRPr="000C28B3">
        <w:rPr>
          <w:rFonts w:ascii="Courier New" w:eastAsia="Courier New" w:hAnsi="Courier New"/>
          <w:b/>
          <w:sz w:val="16"/>
          <w:highlight w:val="yellow"/>
          <w:u w:val="single"/>
        </w:rPr>
        <w:t>N</w:t>
      </w:r>
      <w:r w:rsidR="000C28B3">
        <w:rPr>
          <w:rFonts w:ascii="Courier New" w:eastAsia="Courier New" w:hAnsi="Courier New"/>
          <w:sz w:val="16"/>
        </w:rPr>
        <w:t xml:space="preserve"> (“</w:t>
      </w:r>
      <w:r w:rsidR="000C28B3" w:rsidRPr="000C28B3">
        <w:rPr>
          <w:rFonts w:ascii="Courier New" w:eastAsia="Courier New" w:hAnsi="Courier New"/>
          <w:i/>
          <w:sz w:val="16"/>
        </w:rPr>
        <w:t>Include Flag</w:t>
      </w:r>
      <w:r w:rsidR="000C28B3">
        <w:rPr>
          <w:rFonts w:ascii="Courier New" w:eastAsia="Courier New" w:hAnsi="Courier New"/>
          <w:sz w:val="16"/>
        </w:rPr>
        <w:t xml:space="preserve">”) </w:t>
      </w:r>
      <w:r>
        <w:rPr>
          <w:rFonts w:ascii="Courier New" w:eastAsia="Courier New" w:hAnsi="Courier New"/>
          <w:sz w:val="16"/>
        </w:rPr>
        <w:t xml:space="preserve">, </w:t>
      </w:r>
      <w:r w:rsidRPr="000C28B3">
        <w:rPr>
          <w:rFonts w:ascii="Courier New" w:eastAsia="Courier New" w:hAnsi="Courier New"/>
          <w:b/>
          <w:sz w:val="16"/>
          <w:highlight w:val="yellow"/>
          <w:u w:val="single"/>
        </w:rPr>
        <w:t>O</w:t>
      </w:r>
      <w:r w:rsidR="000C28B3">
        <w:rPr>
          <w:rFonts w:ascii="Courier New" w:eastAsia="Courier New" w:hAnsi="Courier New"/>
          <w:sz w:val="16"/>
        </w:rPr>
        <w:t xml:space="preserve"> (“</w:t>
      </w:r>
      <w:r w:rsidR="000C28B3" w:rsidRPr="000C28B3">
        <w:rPr>
          <w:rFonts w:ascii="Courier New" w:eastAsia="Courier New" w:hAnsi="Courier New"/>
          <w:i/>
          <w:sz w:val="16"/>
        </w:rPr>
        <w:t>Priority</w:t>
      </w:r>
      <w:r w:rsidR="000C28B3">
        <w:rPr>
          <w:rFonts w:ascii="Courier New" w:eastAsia="Courier New" w:hAnsi="Courier New"/>
          <w:sz w:val="16"/>
        </w:rPr>
        <w:t>”)</w:t>
      </w:r>
      <w:r>
        <w:rPr>
          <w:rFonts w:ascii="Courier New" w:eastAsia="Courier New" w:hAnsi="Courier New"/>
          <w:sz w:val="16"/>
        </w:rPr>
        <w:t xml:space="preserve">, </w:t>
      </w:r>
      <w:r w:rsidRPr="000C28B3">
        <w:rPr>
          <w:rFonts w:ascii="Courier New" w:eastAsia="Courier New" w:hAnsi="Courier New"/>
          <w:b/>
          <w:sz w:val="16"/>
          <w:highlight w:val="yellow"/>
          <w:u w:val="single"/>
        </w:rPr>
        <w:t>P</w:t>
      </w:r>
      <w:r>
        <w:rPr>
          <w:rFonts w:ascii="Courier New" w:eastAsia="Courier New" w:hAnsi="Courier New"/>
          <w:sz w:val="16"/>
        </w:rPr>
        <w:t xml:space="preserve"> </w:t>
      </w:r>
      <w:r w:rsidR="000C28B3">
        <w:rPr>
          <w:rFonts w:ascii="Courier New" w:eastAsia="Courier New" w:hAnsi="Courier New"/>
          <w:sz w:val="16"/>
        </w:rPr>
        <w:t>(“</w:t>
      </w:r>
      <w:r w:rsidR="000C28B3" w:rsidRPr="000C28B3">
        <w:rPr>
          <w:rFonts w:ascii="Courier New" w:eastAsia="Courier New" w:hAnsi="Courier New"/>
          <w:i/>
          <w:sz w:val="16"/>
        </w:rPr>
        <w:t xml:space="preserve">Min </w:t>
      </w:r>
      <w:proofErr w:type="spellStart"/>
      <w:r w:rsidR="000C28B3" w:rsidRPr="000C28B3">
        <w:rPr>
          <w:rFonts w:ascii="Courier New" w:eastAsia="Courier New" w:hAnsi="Courier New"/>
          <w:i/>
          <w:sz w:val="16"/>
        </w:rPr>
        <w:t>Dist</w:t>
      </w:r>
      <w:proofErr w:type="spellEnd"/>
      <w:r w:rsidR="000C28B3">
        <w:rPr>
          <w:rFonts w:ascii="Courier New" w:eastAsia="Courier New" w:hAnsi="Courier New"/>
          <w:sz w:val="16"/>
        </w:rPr>
        <w:t xml:space="preserve">”) </w:t>
      </w:r>
      <w:r>
        <w:rPr>
          <w:rFonts w:ascii="Courier New" w:eastAsia="Courier New" w:hAnsi="Courier New"/>
          <w:sz w:val="16"/>
        </w:rPr>
        <w:t xml:space="preserve">are very important because </w:t>
      </w:r>
      <w:ins w:id="305" w:author="MORENI NICOLA" w:date="2016-06-27T17:22:00Z">
        <w:r w:rsidR="0093546D">
          <w:rPr>
            <w:rFonts w:ascii="Courier New" w:eastAsia="Courier New" w:hAnsi="Courier New"/>
            <w:sz w:val="16"/>
          </w:rPr>
          <w:t xml:space="preserve">they </w:t>
        </w:r>
      </w:ins>
      <w:r>
        <w:rPr>
          <w:rFonts w:ascii="Courier New" w:eastAsia="Courier New" w:hAnsi="Courier New"/>
          <w:sz w:val="16"/>
        </w:rPr>
        <w:t>define</w:t>
      </w:r>
      <w:del w:id="306" w:author="MORENI NICOLA" w:date="2016-06-27T17:22:00Z">
        <w:r w:rsidDel="0093546D">
          <w:rPr>
            <w:rFonts w:ascii="Courier New" w:eastAsia="Courier New" w:hAnsi="Courier New"/>
            <w:sz w:val="16"/>
          </w:rPr>
          <w:delText>s</w:delText>
        </w:r>
      </w:del>
      <w:r>
        <w:rPr>
          <w:rFonts w:ascii="Courier New" w:eastAsia="Courier New" w:hAnsi="Courier New"/>
          <w:sz w:val="16"/>
        </w:rPr>
        <w:t xml:space="preserve"> the inclusion and priority rules for all instruments.</w:t>
      </w:r>
    </w:p>
    <w:p w:rsidR="00D168B1" w:rsidRDefault="00D168B1" w:rsidP="00820241">
      <w:pPr>
        <w:tabs>
          <w:tab w:val="left" w:pos="1080"/>
        </w:tabs>
        <w:spacing w:line="269" w:lineRule="auto"/>
        <w:ind w:right="200"/>
        <w:jc w:val="center"/>
        <w:rPr>
          <w:rFonts w:ascii="Courier New" w:eastAsia="Courier New" w:hAnsi="Courier New"/>
          <w:sz w:val="16"/>
        </w:rPr>
      </w:pPr>
    </w:p>
    <w:p w:rsidR="00A73D0E" w:rsidRDefault="00A73D0E" w:rsidP="00820241">
      <w:pPr>
        <w:tabs>
          <w:tab w:val="left" w:pos="1080"/>
        </w:tabs>
        <w:spacing w:line="269" w:lineRule="auto"/>
        <w:ind w:right="200"/>
        <w:jc w:val="center"/>
        <w:rPr>
          <w:rFonts w:ascii="Courier New" w:eastAsia="Courier New" w:hAnsi="Courier New"/>
          <w:sz w:val="16"/>
        </w:rPr>
      </w:pPr>
    </w:p>
    <w:p w:rsidR="003D18AE" w:rsidRDefault="00AE2BFA" w:rsidP="00627F62">
      <w:pPr>
        <w:tabs>
          <w:tab w:val="left" w:pos="1080"/>
        </w:tabs>
        <w:spacing w:line="269" w:lineRule="auto"/>
        <w:ind w:right="200"/>
        <w:jc w:val="center"/>
      </w:pPr>
      <w:r>
        <w:rPr>
          <w:noProof/>
        </w:rPr>
        <w:drawing>
          <wp:inline distT="0" distB="0" distL="0" distR="0">
            <wp:extent cx="1525905" cy="716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5905" cy="716915"/>
                    </a:xfrm>
                    <a:prstGeom prst="rect">
                      <a:avLst/>
                    </a:prstGeom>
                    <a:noFill/>
                    <a:ln>
                      <a:noFill/>
                    </a:ln>
                  </pic:spPr>
                </pic:pic>
              </a:graphicData>
            </a:graphic>
          </wp:inline>
        </w:drawing>
      </w:r>
    </w:p>
    <w:p w:rsidR="00627F62" w:rsidRDefault="00627F62" w:rsidP="00627F62">
      <w:pPr>
        <w:tabs>
          <w:tab w:val="left" w:pos="1080"/>
        </w:tabs>
        <w:spacing w:line="269" w:lineRule="auto"/>
        <w:ind w:right="200"/>
        <w:jc w:val="center"/>
      </w:pPr>
    </w:p>
    <w:p w:rsidR="00627F62" w:rsidRDefault="00627F62" w:rsidP="00006569">
      <w:pPr>
        <w:tabs>
          <w:tab w:val="left" w:pos="1080"/>
        </w:tabs>
        <w:spacing w:line="269" w:lineRule="auto"/>
        <w:ind w:right="200"/>
        <w:jc w:val="both"/>
      </w:pPr>
    </w:p>
    <w:p w:rsidR="000C28B3" w:rsidRDefault="003D18AE" w:rsidP="00006569">
      <w:pPr>
        <w:tabs>
          <w:tab w:val="left" w:pos="1080"/>
        </w:tabs>
        <w:spacing w:line="269" w:lineRule="auto"/>
        <w:ind w:right="200"/>
        <w:jc w:val="both"/>
        <w:rPr>
          <w:rFonts w:ascii="Courier New" w:hAnsi="Courier New" w:cs="Courier New"/>
          <w:sz w:val="16"/>
          <w:szCs w:val="16"/>
        </w:rPr>
      </w:pPr>
      <w:r>
        <w:t xml:space="preserve">                     </w:t>
      </w:r>
      <w:r w:rsidR="00820241">
        <w:rPr>
          <w:rFonts w:ascii="Courier New" w:hAnsi="Courier New" w:cs="Courier New"/>
          <w:sz w:val="16"/>
          <w:szCs w:val="16"/>
        </w:rPr>
        <w:t>You can force the framework to exclude a specific instruments simply writing</w:t>
      </w:r>
      <w:r w:rsidR="000C28B3">
        <w:rPr>
          <w:rFonts w:ascii="Courier New" w:hAnsi="Courier New" w:cs="Courier New"/>
          <w:sz w:val="16"/>
          <w:szCs w:val="16"/>
        </w:rPr>
        <w:t>:</w:t>
      </w:r>
      <w:r w:rsidR="00820241">
        <w:rPr>
          <w:rFonts w:ascii="Courier New" w:hAnsi="Courier New" w:cs="Courier New"/>
          <w:sz w:val="16"/>
          <w:szCs w:val="16"/>
        </w:rPr>
        <w:t xml:space="preserve"> </w:t>
      </w:r>
      <w:r w:rsidR="000C28B3">
        <w:rPr>
          <w:rFonts w:ascii="Courier New" w:hAnsi="Courier New" w:cs="Courier New"/>
          <w:sz w:val="16"/>
          <w:szCs w:val="16"/>
        </w:rPr>
        <w:t>“</w:t>
      </w:r>
      <w:r w:rsidR="00820241" w:rsidRPr="0080297D">
        <w:rPr>
          <w:rFonts w:ascii="Courier New" w:hAnsi="Courier New" w:cs="Courier New"/>
          <w:b/>
          <w:sz w:val="16"/>
          <w:szCs w:val="16"/>
        </w:rPr>
        <w:t>FALSE</w:t>
      </w:r>
      <w:r w:rsidR="000C28B3">
        <w:rPr>
          <w:rFonts w:ascii="Courier New" w:hAnsi="Courier New" w:cs="Courier New"/>
          <w:b/>
          <w:sz w:val="16"/>
          <w:szCs w:val="16"/>
        </w:rPr>
        <w:t>”</w:t>
      </w:r>
      <w:r w:rsidR="005F4928">
        <w:rPr>
          <w:rFonts w:ascii="Courier New" w:hAnsi="Courier New" w:cs="Courier New"/>
          <w:sz w:val="16"/>
          <w:szCs w:val="16"/>
        </w:rPr>
        <w:t xml:space="preserve"> </w:t>
      </w:r>
    </w:p>
    <w:p w:rsidR="00820241" w:rsidRDefault="000C28B3" w:rsidP="00006569">
      <w:pPr>
        <w:tabs>
          <w:tab w:val="left" w:pos="1080"/>
        </w:tabs>
        <w:spacing w:line="269" w:lineRule="auto"/>
        <w:ind w:right="200"/>
        <w:jc w:val="both"/>
        <w:rPr>
          <w:rFonts w:ascii="Courier New" w:hAnsi="Courier New" w:cs="Courier New"/>
          <w:sz w:val="16"/>
          <w:szCs w:val="16"/>
        </w:rPr>
      </w:pPr>
      <w:r>
        <w:rPr>
          <w:rFonts w:ascii="Courier New" w:hAnsi="Courier New" w:cs="Courier New"/>
          <w:sz w:val="16"/>
          <w:szCs w:val="16"/>
        </w:rPr>
        <w:t xml:space="preserve">          in </w:t>
      </w:r>
      <w:r w:rsidR="00820241">
        <w:rPr>
          <w:rFonts w:ascii="Courier New" w:hAnsi="Courier New" w:cs="Courier New"/>
          <w:sz w:val="16"/>
          <w:szCs w:val="16"/>
        </w:rPr>
        <w:t xml:space="preserve">the relative cell of column </w:t>
      </w:r>
      <w:r w:rsidR="00820241" w:rsidRPr="000C28B3">
        <w:rPr>
          <w:rFonts w:ascii="Courier New" w:hAnsi="Courier New" w:cs="Courier New"/>
          <w:b/>
          <w:sz w:val="16"/>
          <w:szCs w:val="16"/>
          <w:highlight w:val="yellow"/>
          <w:u w:val="single"/>
        </w:rPr>
        <w:t>N</w:t>
      </w:r>
      <w:r w:rsidR="00820241">
        <w:rPr>
          <w:rFonts w:ascii="Courier New" w:hAnsi="Courier New" w:cs="Courier New"/>
          <w:sz w:val="16"/>
          <w:szCs w:val="16"/>
        </w:rPr>
        <w:t xml:space="preserve"> (“</w:t>
      </w:r>
      <w:r w:rsidR="00820241" w:rsidRPr="00820241">
        <w:rPr>
          <w:rFonts w:ascii="Courier New" w:hAnsi="Courier New" w:cs="Courier New"/>
          <w:i/>
          <w:sz w:val="16"/>
          <w:szCs w:val="16"/>
        </w:rPr>
        <w:t>include Flag</w:t>
      </w:r>
      <w:r w:rsidR="00820241">
        <w:rPr>
          <w:rFonts w:ascii="Courier New" w:hAnsi="Courier New" w:cs="Courier New"/>
          <w:sz w:val="16"/>
          <w:szCs w:val="16"/>
        </w:rPr>
        <w:t>”).</w:t>
      </w:r>
    </w:p>
    <w:p w:rsidR="00820241" w:rsidRDefault="00820241" w:rsidP="00006569">
      <w:pPr>
        <w:tabs>
          <w:tab w:val="left" w:pos="1080"/>
        </w:tabs>
        <w:spacing w:line="269" w:lineRule="auto"/>
        <w:ind w:right="200"/>
        <w:jc w:val="both"/>
        <w:rPr>
          <w:rFonts w:ascii="Courier New" w:hAnsi="Courier New" w:cs="Courier New"/>
          <w:sz w:val="16"/>
          <w:szCs w:val="16"/>
        </w:rPr>
      </w:pPr>
    </w:p>
    <w:p w:rsidR="005F4928" w:rsidRPr="00820241" w:rsidRDefault="00765746" w:rsidP="00765746">
      <w:pPr>
        <w:tabs>
          <w:tab w:val="left" w:pos="1080"/>
        </w:tabs>
        <w:spacing w:line="269" w:lineRule="auto"/>
        <w:ind w:right="200"/>
        <w:jc w:val="center"/>
        <w:rPr>
          <w:rFonts w:ascii="Courier New" w:hAnsi="Courier New" w:cs="Courier New"/>
          <w:sz w:val="16"/>
          <w:szCs w:val="16"/>
        </w:rPr>
      </w:pPr>
      <w:r>
        <w:t xml:space="preserve">                   </w:t>
      </w:r>
      <w:r w:rsidR="00AE2BFA">
        <w:rPr>
          <w:noProof/>
        </w:rPr>
        <w:drawing>
          <wp:inline distT="0" distB="0" distL="0" distR="0">
            <wp:extent cx="5121910" cy="142240"/>
            <wp:effectExtent l="0" t="0" r="2540" b="0"/>
            <wp:docPr id="42" name="Picture 42"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1910" cy="142240"/>
                    </a:xfrm>
                    <a:prstGeom prst="rect">
                      <a:avLst/>
                    </a:prstGeom>
                    <a:noFill/>
                    <a:ln>
                      <a:noFill/>
                    </a:ln>
                  </pic:spPr>
                </pic:pic>
              </a:graphicData>
            </a:graphic>
          </wp:inline>
        </w:drawing>
      </w:r>
    </w:p>
    <w:p w:rsidR="000902BA" w:rsidRDefault="000902BA" w:rsidP="00006569">
      <w:pPr>
        <w:tabs>
          <w:tab w:val="left" w:pos="1080"/>
        </w:tabs>
        <w:spacing w:line="269" w:lineRule="auto"/>
        <w:ind w:right="200"/>
        <w:jc w:val="both"/>
        <w:rPr>
          <w:rFonts w:ascii="Courier New" w:eastAsia="Courier New" w:hAnsi="Courier New"/>
          <w:b/>
          <w:sz w:val="16"/>
          <w:u w:val="single"/>
        </w:rPr>
      </w:pPr>
    </w:p>
    <w:p w:rsidR="00356BC6" w:rsidRDefault="005F4928"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For example</w:t>
      </w:r>
      <w:r w:rsidR="00356BC6">
        <w:rPr>
          <w:rFonts w:ascii="Courier New" w:eastAsia="Courier New" w:hAnsi="Courier New"/>
          <w:sz w:val="16"/>
        </w:rPr>
        <w:t>,</w:t>
      </w:r>
      <w:r>
        <w:rPr>
          <w:rFonts w:ascii="Courier New" w:eastAsia="Courier New" w:hAnsi="Courier New"/>
          <w:sz w:val="16"/>
        </w:rPr>
        <w:t xml:space="preserve"> you can chose whether or not to exclude </w:t>
      </w:r>
      <w:r w:rsidRPr="00222276">
        <w:rPr>
          <w:rFonts w:ascii="Courier New" w:eastAsia="Courier New" w:hAnsi="Courier New"/>
          <w:i/>
          <w:sz w:val="16"/>
        </w:rPr>
        <w:t>OIS60Y</w:t>
      </w:r>
      <w:r>
        <w:rPr>
          <w:rFonts w:ascii="Courier New" w:eastAsia="Courier New" w:hAnsi="Courier New"/>
          <w:sz w:val="16"/>
        </w:rPr>
        <w:t xml:space="preserve"> writing</w:t>
      </w:r>
      <w:r w:rsidR="000C28B3">
        <w:rPr>
          <w:rFonts w:ascii="Courier New" w:eastAsia="Courier New" w:hAnsi="Courier New"/>
          <w:sz w:val="16"/>
        </w:rPr>
        <w:t>: “</w:t>
      </w:r>
      <w:r w:rsidRPr="000C28B3">
        <w:rPr>
          <w:rFonts w:ascii="Courier New" w:eastAsia="Courier New" w:hAnsi="Courier New"/>
          <w:i/>
          <w:sz w:val="16"/>
        </w:rPr>
        <w:t>FALSE</w:t>
      </w:r>
      <w:r w:rsidR="000C28B3">
        <w:rPr>
          <w:rFonts w:ascii="Courier New" w:eastAsia="Courier New" w:hAnsi="Courier New"/>
          <w:sz w:val="16"/>
        </w:rPr>
        <w:t>”</w:t>
      </w:r>
      <w:r>
        <w:rPr>
          <w:rFonts w:ascii="Courier New" w:eastAsia="Courier New" w:hAnsi="Courier New"/>
          <w:sz w:val="16"/>
        </w:rPr>
        <w:t xml:space="preserve"> in </w:t>
      </w:r>
      <w:r w:rsidR="00356BC6">
        <w:rPr>
          <w:rFonts w:ascii="Courier New" w:eastAsia="Courier New" w:hAnsi="Courier New"/>
          <w:sz w:val="16"/>
        </w:rPr>
        <w:t>the</w:t>
      </w:r>
    </w:p>
    <w:p w:rsidR="00F21969" w:rsidRDefault="00356BC6"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right </w:t>
      </w:r>
      <w:r w:rsidR="00222276">
        <w:rPr>
          <w:rFonts w:ascii="Courier New" w:eastAsia="Courier New" w:hAnsi="Courier New"/>
          <w:sz w:val="16"/>
        </w:rPr>
        <w:t>cell or change</w:t>
      </w:r>
      <w:r w:rsidR="005F4928">
        <w:rPr>
          <w:rFonts w:ascii="Courier New" w:eastAsia="Courier New" w:hAnsi="Courier New"/>
          <w:sz w:val="16"/>
        </w:rPr>
        <w:t xml:space="preserve"> </w:t>
      </w:r>
      <w:r w:rsidR="00222276">
        <w:rPr>
          <w:rFonts w:ascii="Courier New" w:eastAsia="Courier New" w:hAnsi="Courier New"/>
          <w:sz w:val="16"/>
        </w:rPr>
        <w:t xml:space="preserve">inclusion </w:t>
      </w:r>
      <w:r w:rsidR="005F4928">
        <w:rPr>
          <w:rFonts w:ascii="Courier New" w:eastAsia="Courier New" w:hAnsi="Courier New"/>
          <w:sz w:val="16"/>
        </w:rPr>
        <w:t xml:space="preserve">priority </w:t>
      </w:r>
      <w:r w:rsidR="00222276">
        <w:rPr>
          <w:rFonts w:ascii="Courier New" w:eastAsia="Courier New" w:hAnsi="Courier New"/>
          <w:sz w:val="16"/>
        </w:rPr>
        <w:t xml:space="preserve">(for less priority </w:t>
      </w:r>
      <w:r>
        <w:rPr>
          <w:rFonts w:ascii="Courier New" w:eastAsia="Courier New" w:hAnsi="Courier New"/>
          <w:sz w:val="16"/>
        </w:rPr>
        <w:t xml:space="preserve">digit a </w:t>
      </w:r>
      <w:r w:rsidR="005F4928">
        <w:rPr>
          <w:rFonts w:ascii="Courier New" w:eastAsia="Courier New" w:hAnsi="Courier New"/>
          <w:sz w:val="16"/>
        </w:rPr>
        <w:t>lower number).</w:t>
      </w:r>
      <w:ins w:id="307" w:author="MORENI NICOLA" w:date="2016-06-27T17:22:00Z">
        <w:r w:rsidR="0093546D">
          <w:rPr>
            <w:rFonts w:ascii="Courier New" w:eastAsia="Courier New" w:hAnsi="Courier New"/>
            <w:sz w:val="16"/>
          </w:rPr>
          <w:t xml:space="preserve">[how is this priority configured: only positive numbers? how can block </w:t>
        </w:r>
      </w:ins>
      <w:ins w:id="308" w:author="MORENI NICOLA" w:date="2016-06-27T17:23:00Z">
        <w:r w:rsidR="0093546D">
          <w:rPr>
            <w:rFonts w:ascii="Courier New" w:eastAsia="Courier New" w:hAnsi="Courier New"/>
            <w:sz w:val="16"/>
          </w:rPr>
          <w:t>priority</w:t>
        </w:r>
      </w:ins>
      <w:ins w:id="309" w:author="MORENI NICOLA" w:date="2016-06-27T17:22:00Z">
        <w:r w:rsidR="0093546D">
          <w:rPr>
            <w:rFonts w:ascii="Courier New" w:eastAsia="Courier New" w:hAnsi="Courier New"/>
            <w:sz w:val="16"/>
          </w:rPr>
          <w:t xml:space="preserve"> </w:t>
        </w:r>
      </w:ins>
      <w:ins w:id="310" w:author="MORENI NICOLA" w:date="2016-06-27T17:23:00Z">
        <w:r w:rsidR="0093546D">
          <w:rPr>
            <w:rFonts w:ascii="Courier New" w:eastAsia="Courier New" w:hAnsi="Courier New"/>
            <w:sz w:val="16"/>
          </w:rPr>
          <w:t>be set? Using same number?</w:t>
        </w:r>
      </w:ins>
      <w:ins w:id="311" w:author="MORENI NICOLA" w:date="2016-06-27T17:22:00Z">
        <w:r w:rsidR="0093546D">
          <w:rPr>
            <w:rFonts w:ascii="Courier New" w:eastAsia="Courier New" w:hAnsi="Courier New"/>
            <w:sz w:val="16"/>
          </w:rPr>
          <w:t>...]</w:t>
        </w:r>
      </w:ins>
    </w:p>
    <w:p w:rsidR="00A96F85" w:rsidRDefault="00F21969"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ins w:id="312" w:author="MORENI NICOLA" w:date="2016-06-27T17:23:00Z">
        <w:r w:rsidR="0093546D">
          <w:rPr>
            <w:rFonts w:ascii="Courier New" w:eastAsia="Courier New" w:hAnsi="Courier New"/>
            <w:sz w:val="16"/>
          </w:rPr>
          <w:t xml:space="preserve">Another important setting is </w:t>
        </w:r>
      </w:ins>
      <w:del w:id="313" w:author="MORENI NICOLA" w:date="2016-06-27T17:23:00Z">
        <w:r w:rsidDel="0093546D">
          <w:rPr>
            <w:rFonts w:ascii="Courier New" w:eastAsia="Courier New" w:hAnsi="Courier New"/>
            <w:sz w:val="16"/>
          </w:rPr>
          <w:delText>In particular</w:delText>
        </w:r>
      </w:del>
      <w:r>
        <w:rPr>
          <w:rFonts w:ascii="Courier New" w:eastAsia="Courier New" w:hAnsi="Courier New"/>
          <w:sz w:val="16"/>
        </w:rPr>
        <w:t xml:space="preserve"> the “</w:t>
      </w:r>
      <w:r w:rsidRPr="00222276">
        <w:rPr>
          <w:rFonts w:ascii="Courier New" w:eastAsia="Courier New" w:hAnsi="Courier New"/>
          <w:i/>
          <w:sz w:val="16"/>
        </w:rPr>
        <w:t xml:space="preserve">Min </w:t>
      </w:r>
      <w:proofErr w:type="spellStart"/>
      <w:r w:rsidRPr="00222276">
        <w:rPr>
          <w:rFonts w:ascii="Courier New" w:eastAsia="Courier New" w:hAnsi="Courier New"/>
          <w:i/>
          <w:sz w:val="16"/>
        </w:rPr>
        <w:t>Dist</w:t>
      </w:r>
      <w:proofErr w:type="spellEnd"/>
      <w:r>
        <w:rPr>
          <w:rFonts w:ascii="Courier New" w:eastAsia="Courier New" w:hAnsi="Courier New"/>
          <w:sz w:val="16"/>
        </w:rPr>
        <w:t xml:space="preserve">” </w:t>
      </w:r>
      <w:proofErr w:type="spellStart"/>
      <w:ins w:id="314" w:author="MORENI NICOLA" w:date="2016-06-27T17:23:00Z">
        <w:r w:rsidR="0093546D">
          <w:rPr>
            <w:rFonts w:ascii="Courier New" w:eastAsia="Courier New" w:hAnsi="Courier New"/>
            <w:sz w:val="16"/>
          </w:rPr>
          <w:t>field,</w:t>
        </w:r>
      </w:ins>
      <w:del w:id="315" w:author="MORENI NICOLA" w:date="2016-06-27T17:23:00Z">
        <w:r w:rsidDel="0093546D">
          <w:rPr>
            <w:rFonts w:ascii="Courier New" w:eastAsia="Courier New" w:hAnsi="Courier New"/>
            <w:sz w:val="16"/>
          </w:rPr>
          <w:delText>column</w:delText>
        </w:r>
      </w:del>
      <w:ins w:id="316" w:author="MORENI NICOLA" w:date="2016-06-27T17:23:00Z">
        <w:r w:rsidR="0093546D">
          <w:rPr>
            <w:rFonts w:ascii="Courier New" w:eastAsia="Courier New" w:hAnsi="Courier New"/>
            <w:sz w:val="16"/>
          </w:rPr>
          <w:t>which</w:t>
        </w:r>
      </w:ins>
      <w:proofErr w:type="spellEnd"/>
      <w:r>
        <w:rPr>
          <w:rFonts w:ascii="Courier New" w:eastAsia="Courier New" w:hAnsi="Courier New"/>
          <w:sz w:val="16"/>
        </w:rPr>
        <w:t xml:space="preserve"> represents the minimum distance</w:t>
      </w:r>
      <w:r w:rsidR="00A96F85">
        <w:rPr>
          <w:rFonts w:ascii="Courier New" w:eastAsia="Courier New" w:hAnsi="Courier New"/>
          <w:sz w:val="16"/>
        </w:rPr>
        <w:t xml:space="preserve"> (in days)</w:t>
      </w:r>
      <w:ins w:id="317" w:author="MORENI NICOLA" w:date="2016-06-27T17:23:00Z">
        <w:r w:rsidR="0093546D">
          <w:rPr>
            <w:rFonts w:ascii="Courier New" w:eastAsia="Courier New" w:hAnsi="Courier New"/>
            <w:sz w:val="16"/>
          </w:rPr>
          <w:t xml:space="preserve"> that must separate a pillar from its successor</w:t>
        </w:r>
      </w:ins>
      <w:ins w:id="318" w:author="MORENI NICOLA" w:date="2016-06-28T12:29:00Z">
        <w:r w:rsidR="00874318">
          <w:rPr>
            <w:rFonts w:ascii="Courier New" w:eastAsia="Courier New" w:hAnsi="Courier New"/>
            <w:sz w:val="16"/>
          </w:rPr>
          <w:t>/</w:t>
        </w:r>
        <w:proofErr w:type="spellStart"/>
        <w:r w:rsidR="00874318">
          <w:rPr>
            <w:rFonts w:ascii="Courier New" w:eastAsia="Courier New" w:hAnsi="Courier New"/>
            <w:sz w:val="16"/>
          </w:rPr>
          <w:t>neighbourghs</w:t>
        </w:r>
      </w:ins>
      <w:proofErr w:type="spellEnd"/>
      <w:ins w:id="319" w:author="MORENI NICOLA" w:date="2016-06-27T17:23:00Z">
        <w:r w:rsidR="0093546D">
          <w:rPr>
            <w:rFonts w:ascii="Courier New" w:eastAsia="Courier New" w:hAnsi="Courier New"/>
            <w:sz w:val="16"/>
          </w:rPr>
          <w:t xml:space="preserve"> [am </w:t>
        </w:r>
        <w:proofErr w:type="spellStart"/>
        <w:r w:rsidR="0093546D">
          <w:rPr>
            <w:rFonts w:ascii="Courier New" w:eastAsia="Courier New" w:hAnsi="Courier New"/>
            <w:sz w:val="16"/>
          </w:rPr>
          <w:t>i</w:t>
        </w:r>
        <w:proofErr w:type="spellEnd"/>
        <w:r w:rsidR="0093546D">
          <w:rPr>
            <w:rFonts w:ascii="Courier New" w:eastAsia="Courier New" w:hAnsi="Courier New"/>
            <w:sz w:val="16"/>
          </w:rPr>
          <w:t xml:space="preserve"> right?</w:t>
        </w:r>
      </w:ins>
      <w:ins w:id="320" w:author="MORENI NICOLA" w:date="2016-06-27T17:24:00Z">
        <w:r w:rsidR="0093546D">
          <w:rPr>
            <w:rFonts w:ascii="Courier New" w:eastAsia="Courier New" w:hAnsi="Courier New"/>
            <w:sz w:val="16"/>
          </w:rPr>
          <w:t xml:space="preserve"> Does it look f</w:t>
        </w:r>
      </w:ins>
      <w:ins w:id="321" w:author="MORENI NICOLA" w:date="2016-06-27T17:25:00Z">
        <w:r w:rsidR="0093546D">
          <w:rPr>
            <w:rFonts w:ascii="Courier New" w:eastAsia="Courier New" w:hAnsi="Courier New"/>
            <w:sz w:val="16"/>
          </w:rPr>
          <w:t>or</w:t>
        </w:r>
      </w:ins>
      <w:ins w:id="322" w:author="MORENI NICOLA" w:date="2016-06-27T17:24:00Z">
        <w:r w:rsidR="0093546D">
          <w:rPr>
            <w:rFonts w:ascii="Courier New" w:eastAsia="Courier New" w:hAnsi="Courier New"/>
            <w:sz w:val="16"/>
          </w:rPr>
          <w:t>w</w:t>
        </w:r>
      </w:ins>
      <w:ins w:id="323" w:author="MORENI NICOLA" w:date="2016-06-27T17:25:00Z">
        <w:r w:rsidR="0093546D">
          <w:rPr>
            <w:rFonts w:ascii="Courier New" w:eastAsia="Courier New" w:hAnsi="Courier New"/>
            <w:sz w:val="16"/>
          </w:rPr>
          <w:t>a</w:t>
        </w:r>
      </w:ins>
      <w:ins w:id="324" w:author="MORENI NICOLA" w:date="2016-06-27T17:24:00Z">
        <w:r w:rsidR="0093546D">
          <w:rPr>
            <w:rFonts w:ascii="Courier New" w:eastAsia="Courier New" w:hAnsi="Courier New"/>
            <w:sz w:val="16"/>
          </w:rPr>
          <w:t>rd or backw</w:t>
        </w:r>
      </w:ins>
      <w:ins w:id="325" w:author="MORENI NICOLA" w:date="2016-06-27T17:25:00Z">
        <w:r w:rsidR="0093546D">
          <w:rPr>
            <w:rFonts w:ascii="Courier New" w:eastAsia="Courier New" w:hAnsi="Courier New"/>
            <w:sz w:val="16"/>
          </w:rPr>
          <w:t>a</w:t>
        </w:r>
      </w:ins>
      <w:ins w:id="326" w:author="MORENI NICOLA" w:date="2016-06-27T17:24:00Z">
        <w:r w:rsidR="0093546D">
          <w:rPr>
            <w:rFonts w:ascii="Courier New" w:eastAsia="Courier New" w:hAnsi="Courier New"/>
            <w:sz w:val="16"/>
          </w:rPr>
          <w:t>rd</w:t>
        </w:r>
      </w:ins>
      <w:ins w:id="327" w:author="MORENI NICOLA" w:date="2016-06-27T17:23:00Z">
        <w:r w:rsidR="0093546D">
          <w:rPr>
            <w:rFonts w:ascii="Courier New" w:eastAsia="Courier New" w:hAnsi="Courier New"/>
            <w:sz w:val="16"/>
          </w:rPr>
          <w:t>]</w:t>
        </w:r>
      </w:ins>
    </w:p>
    <w:p w:rsidR="00A96F85" w:rsidRDefault="00A96F85"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del w:id="328" w:author="MORENI NICOLA" w:date="2016-06-27T17:24:00Z">
        <w:r w:rsidDel="0093546D">
          <w:rPr>
            <w:rFonts w:ascii="Courier New" w:eastAsia="Courier New" w:hAnsi="Courier New"/>
            <w:sz w:val="16"/>
          </w:rPr>
          <w:delText xml:space="preserve">required by an instrument </w:delText>
        </w:r>
        <w:r w:rsidR="00F21969" w:rsidDel="0093546D">
          <w:rPr>
            <w:rFonts w:ascii="Courier New" w:eastAsia="Courier New" w:hAnsi="Courier New"/>
            <w:sz w:val="16"/>
          </w:rPr>
          <w:delText>from another pillar.</w:delText>
        </w:r>
      </w:del>
      <w:r w:rsidR="00F21969">
        <w:rPr>
          <w:rFonts w:ascii="Courier New" w:eastAsia="Courier New" w:hAnsi="Courier New"/>
          <w:sz w:val="16"/>
        </w:rPr>
        <w:t xml:space="preserve"> If two pillars are near each other </w:t>
      </w:r>
      <w:r>
        <w:rPr>
          <w:rFonts w:ascii="Courier New" w:eastAsia="Courier New" w:hAnsi="Courier New"/>
          <w:sz w:val="16"/>
        </w:rPr>
        <w:t>in</w:t>
      </w:r>
    </w:p>
    <w:p w:rsidR="00A96F85" w:rsidRDefault="00A96F85"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r w:rsidR="00222276">
        <w:rPr>
          <w:rFonts w:ascii="Courier New" w:eastAsia="Courier New" w:hAnsi="Courier New"/>
          <w:sz w:val="16"/>
        </w:rPr>
        <w:t xml:space="preserve">less </w:t>
      </w:r>
      <w:r>
        <w:rPr>
          <w:rFonts w:ascii="Courier New" w:eastAsia="Courier New" w:hAnsi="Courier New"/>
          <w:sz w:val="16"/>
        </w:rPr>
        <w:t xml:space="preserve">than </w:t>
      </w:r>
      <w:r w:rsidR="00222276">
        <w:rPr>
          <w:rFonts w:ascii="Courier New" w:eastAsia="Courier New" w:hAnsi="Courier New"/>
          <w:sz w:val="16"/>
        </w:rPr>
        <w:t>the minimum distance, just one of them will be inclu</w:t>
      </w:r>
      <w:r>
        <w:rPr>
          <w:rFonts w:ascii="Courier New" w:eastAsia="Courier New" w:hAnsi="Courier New"/>
          <w:sz w:val="16"/>
        </w:rPr>
        <w:t>ded in the</w:t>
      </w:r>
    </w:p>
    <w:p w:rsidR="00222276" w:rsidRDefault="00A96F85" w:rsidP="00006569">
      <w:p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calibration (</w:t>
      </w:r>
      <w:r w:rsidR="00222276">
        <w:rPr>
          <w:rFonts w:ascii="Courier New" w:eastAsia="Courier New" w:hAnsi="Courier New"/>
          <w:sz w:val="16"/>
        </w:rPr>
        <w:t>specifically the one with the higher priority</w:t>
      </w:r>
      <w:r>
        <w:rPr>
          <w:rFonts w:ascii="Courier New" w:eastAsia="Courier New" w:hAnsi="Courier New"/>
          <w:sz w:val="16"/>
        </w:rPr>
        <w:t>)</w:t>
      </w:r>
      <w:r w:rsidR="00222276">
        <w:rPr>
          <w:rFonts w:ascii="Courier New" w:eastAsia="Courier New" w:hAnsi="Courier New"/>
          <w:sz w:val="16"/>
        </w:rPr>
        <w:t>.</w:t>
      </w:r>
      <w:ins w:id="329" w:author="MORENI NICOLA" w:date="2016-06-27T17:25:00Z">
        <w:r w:rsidR="0093546D">
          <w:rPr>
            <w:rFonts w:ascii="Courier New" w:eastAsia="Courier New" w:hAnsi="Courier New"/>
            <w:sz w:val="16"/>
          </w:rPr>
          <w:t>[what if they have same priority?]</w:t>
        </w:r>
      </w:ins>
    </w:p>
    <w:p w:rsidR="00A73D0E" w:rsidRDefault="00A73D0E" w:rsidP="00006569">
      <w:pPr>
        <w:tabs>
          <w:tab w:val="left" w:pos="1080"/>
        </w:tabs>
        <w:spacing w:line="269" w:lineRule="auto"/>
        <w:ind w:right="200"/>
        <w:jc w:val="both"/>
        <w:rPr>
          <w:rFonts w:ascii="Courier New" w:eastAsia="Courier New" w:hAnsi="Courier New"/>
          <w:sz w:val="16"/>
        </w:rPr>
      </w:pPr>
    </w:p>
    <w:p w:rsidR="000B7C5E" w:rsidRDefault="000B7C5E" w:rsidP="00006569">
      <w:pPr>
        <w:tabs>
          <w:tab w:val="left" w:pos="1080"/>
        </w:tabs>
        <w:spacing w:line="269" w:lineRule="auto"/>
        <w:ind w:right="200"/>
        <w:jc w:val="both"/>
        <w:rPr>
          <w:rFonts w:ascii="Courier New" w:eastAsia="Courier New" w:hAnsi="Courier New"/>
          <w:sz w:val="16"/>
        </w:rPr>
      </w:pPr>
    </w:p>
    <w:p w:rsidR="000B7C5E" w:rsidRDefault="000C28B3" w:rsidP="007C040E">
      <w:pPr>
        <w:numPr>
          <w:ilvl w:val="0"/>
          <w:numId w:val="9"/>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In column </w:t>
      </w:r>
      <w:r w:rsidRPr="000C28B3">
        <w:rPr>
          <w:rFonts w:ascii="Courier New" w:eastAsia="Courier New" w:hAnsi="Courier New"/>
          <w:b/>
          <w:sz w:val="16"/>
          <w:highlight w:val="yellow"/>
          <w:u w:val="single"/>
        </w:rPr>
        <w:t>V</w:t>
      </w:r>
      <w:r w:rsidR="000B7C5E">
        <w:rPr>
          <w:rFonts w:ascii="Courier New" w:eastAsia="Courier New" w:hAnsi="Courier New"/>
          <w:sz w:val="16"/>
        </w:rPr>
        <w:t xml:space="preserve"> </w:t>
      </w:r>
      <w:r>
        <w:rPr>
          <w:rFonts w:ascii="Courier New" w:eastAsia="Courier New" w:hAnsi="Courier New"/>
          <w:sz w:val="16"/>
        </w:rPr>
        <w:t>(“</w:t>
      </w:r>
      <w:r w:rsidRPr="000C28B3">
        <w:rPr>
          <w:rFonts w:ascii="Courier New" w:eastAsia="Courier New" w:hAnsi="Courier New"/>
          <w:i/>
          <w:sz w:val="16"/>
        </w:rPr>
        <w:t>Instruments</w:t>
      </w:r>
      <w:r>
        <w:rPr>
          <w:rFonts w:ascii="Courier New" w:eastAsia="Courier New" w:hAnsi="Courier New"/>
          <w:sz w:val="16"/>
        </w:rPr>
        <w:t xml:space="preserve">”) </w:t>
      </w:r>
      <w:r w:rsidR="000B7C5E">
        <w:rPr>
          <w:rFonts w:ascii="Courier New" w:eastAsia="Courier New" w:hAnsi="Courier New"/>
          <w:sz w:val="16"/>
        </w:rPr>
        <w:t xml:space="preserve">you find a summary of the set of instruments that </w:t>
      </w:r>
      <w:r w:rsidR="000B7C5E" w:rsidRPr="0080297D">
        <w:rPr>
          <w:rFonts w:ascii="Courier New" w:eastAsia="Courier New" w:hAnsi="Courier New"/>
          <w:b/>
          <w:sz w:val="16"/>
          <w:u w:val="single"/>
        </w:rPr>
        <w:t>are included</w:t>
      </w:r>
      <w:r w:rsidR="000B7C5E">
        <w:rPr>
          <w:rFonts w:ascii="Courier New" w:eastAsia="Courier New" w:hAnsi="Courier New"/>
          <w:sz w:val="16"/>
        </w:rPr>
        <w:t xml:space="preserve"> in the bootstrap algorithm and will contribute to the </w:t>
      </w:r>
      <w:r w:rsidR="00440FA1">
        <w:rPr>
          <w:rFonts w:ascii="Courier New" w:eastAsia="Courier New" w:hAnsi="Courier New"/>
          <w:sz w:val="16"/>
        </w:rPr>
        <w:t xml:space="preserve">curve </w:t>
      </w:r>
      <w:r w:rsidR="000B7C5E">
        <w:rPr>
          <w:rFonts w:ascii="Courier New" w:eastAsia="Courier New" w:hAnsi="Courier New"/>
          <w:sz w:val="16"/>
        </w:rPr>
        <w:t>calibration</w:t>
      </w:r>
      <w:r w:rsidR="00440FA1">
        <w:rPr>
          <w:rFonts w:ascii="Courier New" w:eastAsia="Courier New" w:hAnsi="Courier New"/>
          <w:sz w:val="16"/>
        </w:rPr>
        <w:t>.</w:t>
      </w:r>
    </w:p>
    <w:p w:rsidR="00A73D0E" w:rsidRPr="000B7C5E" w:rsidRDefault="00A73D0E" w:rsidP="00440FA1">
      <w:pPr>
        <w:tabs>
          <w:tab w:val="left" w:pos="1080"/>
        </w:tabs>
        <w:spacing w:line="269" w:lineRule="auto"/>
        <w:ind w:right="200"/>
        <w:jc w:val="both"/>
        <w:rPr>
          <w:rFonts w:ascii="Courier New" w:eastAsia="Courier New" w:hAnsi="Courier New"/>
          <w:sz w:val="16"/>
        </w:rPr>
      </w:pPr>
    </w:p>
    <w:p w:rsidR="0080297D" w:rsidRDefault="0080297D" w:rsidP="007C040E">
      <w:pPr>
        <w:numPr>
          <w:ilvl w:val="0"/>
          <w:numId w:val="9"/>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In cells </w:t>
      </w:r>
      <w:r w:rsidRPr="000C28B3">
        <w:rPr>
          <w:rFonts w:ascii="Courier New" w:eastAsia="Courier New" w:hAnsi="Courier New"/>
          <w:b/>
          <w:sz w:val="16"/>
          <w:highlight w:val="yellow"/>
          <w:u w:val="single"/>
        </w:rPr>
        <w:t>AH3</w:t>
      </w:r>
      <w:r>
        <w:rPr>
          <w:rFonts w:ascii="Courier New" w:eastAsia="Courier New" w:hAnsi="Courier New"/>
          <w:sz w:val="16"/>
        </w:rPr>
        <w:t>-</w:t>
      </w:r>
      <w:r w:rsidRPr="000C28B3">
        <w:rPr>
          <w:rFonts w:ascii="Courier New" w:eastAsia="Courier New" w:hAnsi="Courier New"/>
          <w:b/>
          <w:sz w:val="16"/>
          <w:highlight w:val="yellow"/>
          <w:u w:val="single"/>
        </w:rPr>
        <w:t>AH4</w:t>
      </w:r>
      <w:r>
        <w:rPr>
          <w:rFonts w:ascii="Courier New" w:eastAsia="Courier New" w:hAnsi="Courier New"/>
          <w:sz w:val="16"/>
        </w:rPr>
        <w:t>-</w:t>
      </w:r>
      <w:r w:rsidRPr="000C28B3">
        <w:rPr>
          <w:rFonts w:ascii="Courier New" w:eastAsia="Courier New" w:hAnsi="Courier New"/>
          <w:b/>
          <w:sz w:val="16"/>
          <w:highlight w:val="yellow"/>
          <w:u w:val="single"/>
        </w:rPr>
        <w:t>AH5</w:t>
      </w:r>
      <w:r>
        <w:rPr>
          <w:rFonts w:ascii="Courier New" w:eastAsia="Courier New" w:hAnsi="Courier New"/>
          <w:sz w:val="16"/>
        </w:rPr>
        <w:t>-</w:t>
      </w:r>
      <w:r w:rsidRPr="000C28B3">
        <w:rPr>
          <w:rFonts w:ascii="Courier New" w:eastAsia="Courier New" w:hAnsi="Courier New"/>
          <w:b/>
          <w:sz w:val="16"/>
          <w:highlight w:val="yellow"/>
          <w:u w:val="single"/>
        </w:rPr>
        <w:t>AH6</w:t>
      </w:r>
      <w:r>
        <w:rPr>
          <w:rFonts w:ascii="Courier New" w:eastAsia="Courier New" w:hAnsi="Courier New"/>
          <w:sz w:val="16"/>
        </w:rPr>
        <w:t xml:space="preserve"> you can decide the futures and deposits selection criteria and in particular:</w:t>
      </w:r>
    </w:p>
    <w:p w:rsidR="00F81A17" w:rsidRDefault="00F81A17" w:rsidP="00F81A17">
      <w:pPr>
        <w:pStyle w:val="ListParagraph"/>
        <w:rPr>
          <w:rFonts w:ascii="Courier New" w:eastAsia="Courier New" w:hAnsi="Courier New"/>
          <w:sz w:val="16"/>
        </w:rPr>
      </w:pPr>
    </w:p>
    <w:p w:rsidR="00F81A17" w:rsidRDefault="00F81A17" w:rsidP="00F81A17">
      <w:pPr>
        <w:tabs>
          <w:tab w:val="left" w:pos="1080"/>
        </w:tabs>
        <w:spacing w:line="269" w:lineRule="auto"/>
        <w:ind w:right="200"/>
        <w:jc w:val="center"/>
        <w:rPr>
          <w:rFonts w:ascii="Courier New" w:eastAsia="Courier New" w:hAnsi="Courier New"/>
          <w:sz w:val="16"/>
        </w:rPr>
      </w:pPr>
    </w:p>
    <w:p w:rsidR="00F81A17" w:rsidRDefault="00AE2BFA" w:rsidP="00F81A17">
      <w:pPr>
        <w:tabs>
          <w:tab w:val="left" w:pos="1080"/>
        </w:tabs>
        <w:spacing w:line="269" w:lineRule="auto"/>
        <w:ind w:right="200"/>
        <w:jc w:val="center"/>
        <w:rPr>
          <w:rFonts w:ascii="Courier New" w:eastAsia="Courier New" w:hAnsi="Courier New"/>
          <w:sz w:val="16"/>
        </w:rPr>
      </w:pPr>
      <w:r>
        <w:rPr>
          <w:noProof/>
        </w:rPr>
        <w:drawing>
          <wp:inline distT="0" distB="0" distL="0" distR="0">
            <wp:extent cx="2372360" cy="8585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2360" cy="858520"/>
                    </a:xfrm>
                    <a:prstGeom prst="rect">
                      <a:avLst/>
                    </a:prstGeom>
                    <a:noFill/>
                    <a:ln>
                      <a:noFill/>
                    </a:ln>
                  </pic:spPr>
                </pic:pic>
              </a:graphicData>
            </a:graphic>
          </wp:inline>
        </w:drawing>
      </w:r>
    </w:p>
    <w:p w:rsidR="0080297D" w:rsidRDefault="0080297D" w:rsidP="00006569">
      <w:pPr>
        <w:pStyle w:val="ListParagraph"/>
        <w:jc w:val="both"/>
        <w:rPr>
          <w:rFonts w:ascii="Courier New" w:eastAsia="Courier New" w:hAnsi="Courier New"/>
          <w:sz w:val="16"/>
        </w:rPr>
      </w:pPr>
    </w:p>
    <w:p w:rsidR="00A73D0E" w:rsidRDefault="00A73D0E" w:rsidP="00006569">
      <w:pPr>
        <w:pStyle w:val="ListParagraph"/>
        <w:jc w:val="both"/>
        <w:rPr>
          <w:rFonts w:ascii="Courier New" w:eastAsia="Courier New" w:hAnsi="Courier New"/>
          <w:sz w:val="16"/>
        </w:rPr>
      </w:pPr>
    </w:p>
    <w:p w:rsidR="00A73D0E" w:rsidRDefault="0080297D" w:rsidP="007C040E">
      <w:pPr>
        <w:numPr>
          <w:ilvl w:val="0"/>
          <w:numId w:val="10"/>
        </w:numPr>
        <w:tabs>
          <w:tab w:val="left" w:pos="1080"/>
        </w:tabs>
        <w:spacing w:line="269" w:lineRule="auto"/>
        <w:ind w:right="200"/>
        <w:jc w:val="both"/>
        <w:rPr>
          <w:rFonts w:ascii="Courier New" w:eastAsia="Courier New" w:hAnsi="Courier New"/>
          <w:sz w:val="16"/>
        </w:rPr>
      </w:pPr>
      <w:r w:rsidRPr="0080297D">
        <w:rPr>
          <w:rFonts w:ascii="Courier New" w:eastAsia="Courier New" w:hAnsi="Courier New"/>
          <w:b/>
          <w:sz w:val="16"/>
          <w:u w:val="single"/>
        </w:rPr>
        <w:t>Cell AH3</w:t>
      </w:r>
      <w:r w:rsidR="00F81A17" w:rsidRPr="00F81A17">
        <w:rPr>
          <w:rFonts w:ascii="Courier New" w:eastAsia="Courier New" w:hAnsi="Courier New"/>
          <w:b/>
          <w:sz w:val="16"/>
        </w:rPr>
        <w:t xml:space="preserve"> (“</w:t>
      </w:r>
      <w:proofErr w:type="spellStart"/>
      <w:r w:rsidR="00F81A17" w:rsidRPr="000C28B3">
        <w:rPr>
          <w:rFonts w:ascii="Courier New" w:eastAsia="Courier New" w:hAnsi="Courier New"/>
          <w:i/>
          <w:sz w:val="16"/>
        </w:rPr>
        <w:t>nIMMFutures</w:t>
      </w:r>
      <w:proofErr w:type="spellEnd"/>
      <w:r w:rsidR="00F81A17" w:rsidRPr="00F81A17">
        <w:rPr>
          <w:rFonts w:ascii="Courier New" w:eastAsia="Courier New" w:hAnsi="Courier New"/>
          <w:b/>
          <w:sz w:val="16"/>
        </w:rPr>
        <w:t>”)</w:t>
      </w:r>
      <w:r w:rsidRPr="00F81A17">
        <w:rPr>
          <w:rFonts w:ascii="Courier New" w:eastAsia="Courier New" w:hAnsi="Courier New"/>
          <w:b/>
          <w:sz w:val="16"/>
        </w:rPr>
        <w:t>:</w:t>
      </w:r>
      <w:r>
        <w:rPr>
          <w:rFonts w:ascii="Courier New" w:eastAsia="Courier New" w:hAnsi="Courier New"/>
          <w:sz w:val="16"/>
        </w:rPr>
        <w:t xml:space="preserve"> allows to force the maximum number of IMM Futures that </w:t>
      </w:r>
    </w:p>
    <w:p w:rsidR="0080297D" w:rsidRDefault="00BC380F" w:rsidP="00A73D0E">
      <w:pPr>
        <w:tabs>
          <w:tab w:val="left" w:pos="1080"/>
        </w:tabs>
        <w:spacing w:line="269" w:lineRule="auto"/>
        <w:ind w:left="1530" w:right="200"/>
        <w:jc w:val="both"/>
        <w:rPr>
          <w:rFonts w:ascii="Courier New" w:eastAsia="Courier New" w:hAnsi="Courier New"/>
          <w:sz w:val="16"/>
        </w:rPr>
      </w:pPr>
      <w:r>
        <w:rPr>
          <w:rFonts w:ascii="Courier New" w:eastAsia="Courier New" w:hAnsi="Courier New"/>
          <w:sz w:val="16"/>
        </w:rPr>
        <w:t>can</w:t>
      </w:r>
      <w:r w:rsidR="0080297D">
        <w:rPr>
          <w:rFonts w:ascii="Courier New" w:eastAsia="Courier New" w:hAnsi="Courier New"/>
          <w:sz w:val="16"/>
        </w:rPr>
        <w:t xml:space="preserve"> be included in the</w:t>
      </w:r>
      <w:r w:rsidR="00671904">
        <w:rPr>
          <w:rFonts w:ascii="Courier New" w:eastAsia="Courier New" w:hAnsi="Courier New"/>
          <w:sz w:val="16"/>
        </w:rPr>
        <w:t xml:space="preserve"> calibration;</w:t>
      </w: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80297D" w:rsidRDefault="0080297D" w:rsidP="007C040E">
      <w:pPr>
        <w:numPr>
          <w:ilvl w:val="0"/>
          <w:numId w:val="10"/>
        </w:numPr>
        <w:tabs>
          <w:tab w:val="left" w:pos="1080"/>
        </w:tabs>
        <w:spacing w:line="269" w:lineRule="auto"/>
        <w:ind w:right="200"/>
        <w:jc w:val="both"/>
        <w:rPr>
          <w:rFonts w:ascii="Courier New" w:eastAsia="Courier New" w:hAnsi="Courier New"/>
          <w:sz w:val="16"/>
        </w:rPr>
      </w:pPr>
      <w:r w:rsidRPr="00671904">
        <w:rPr>
          <w:rFonts w:ascii="Courier New" w:eastAsia="Courier New" w:hAnsi="Courier New"/>
          <w:sz w:val="16"/>
          <w:u w:val="single"/>
        </w:rPr>
        <w:t>Cell AH4</w:t>
      </w:r>
      <w:r w:rsidR="00671904" w:rsidRPr="00671904">
        <w:rPr>
          <w:rFonts w:ascii="Courier New" w:eastAsia="Courier New" w:hAnsi="Courier New"/>
          <w:sz w:val="16"/>
        </w:rPr>
        <w:t xml:space="preserve"> (“</w:t>
      </w:r>
      <w:proofErr w:type="spellStart"/>
      <w:r w:rsidR="00671904" w:rsidRPr="000C28B3">
        <w:rPr>
          <w:rFonts w:ascii="Courier New" w:eastAsia="Courier New" w:hAnsi="Courier New"/>
          <w:i/>
          <w:sz w:val="16"/>
        </w:rPr>
        <w:t>nSerialFutures</w:t>
      </w:r>
      <w:proofErr w:type="spellEnd"/>
      <w:r w:rsidR="00671904" w:rsidRPr="00671904">
        <w:rPr>
          <w:rFonts w:ascii="Courier New" w:eastAsia="Courier New" w:hAnsi="Courier New"/>
          <w:sz w:val="16"/>
        </w:rPr>
        <w:t>”)</w:t>
      </w:r>
      <w:r w:rsidRPr="00671904">
        <w:rPr>
          <w:rFonts w:ascii="Courier New" w:eastAsia="Courier New" w:hAnsi="Courier New"/>
          <w:sz w:val="16"/>
        </w:rPr>
        <w:t>:</w:t>
      </w:r>
      <w:r>
        <w:rPr>
          <w:rFonts w:ascii="Courier New" w:eastAsia="Courier New" w:hAnsi="Courier New"/>
          <w:sz w:val="16"/>
        </w:rPr>
        <w:t xml:space="preserve"> allows to force the maximum nu</w:t>
      </w:r>
      <w:r w:rsidR="00BC380F">
        <w:rPr>
          <w:rFonts w:ascii="Courier New" w:eastAsia="Courier New" w:hAnsi="Courier New"/>
          <w:sz w:val="16"/>
        </w:rPr>
        <w:t>mber of Serial Futures that can</w:t>
      </w:r>
      <w:r w:rsidR="00671904">
        <w:rPr>
          <w:rFonts w:ascii="Courier New" w:eastAsia="Courier New" w:hAnsi="Courier New"/>
          <w:sz w:val="16"/>
        </w:rPr>
        <w:t xml:space="preserve"> be included in the calibration;</w:t>
      </w: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80297D" w:rsidRDefault="0080297D" w:rsidP="007C040E">
      <w:pPr>
        <w:numPr>
          <w:ilvl w:val="0"/>
          <w:numId w:val="10"/>
        </w:numPr>
        <w:tabs>
          <w:tab w:val="left" w:pos="1080"/>
        </w:tabs>
        <w:spacing w:line="269" w:lineRule="auto"/>
        <w:ind w:right="200"/>
        <w:jc w:val="both"/>
        <w:rPr>
          <w:rFonts w:ascii="Courier New" w:eastAsia="Courier New" w:hAnsi="Courier New"/>
          <w:sz w:val="16"/>
        </w:rPr>
      </w:pPr>
      <w:r>
        <w:rPr>
          <w:rFonts w:ascii="Courier New" w:eastAsia="Courier New" w:hAnsi="Courier New"/>
          <w:sz w:val="16"/>
          <w:u w:val="single"/>
        </w:rPr>
        <w:t>Cell AH5</w:t>
      </w:r>
      <w:r w:rsidR="00671904" w:rsidRPr="00671904">
        <w:rPr>
          <w:rFonts w:ascii="Courier New" w:eastAsia="Courier New" w:hAnsi="Courier New"/>
          <w:sz w:val="16"/>
        </w:rPr>
        <w:t xml:space="preserve"> (“</w:t>
      </w:r>
      <w:proofErr w:type="spellStart"/>
      <w:r w:rsidR="00671904" w:rsidRPr="000C28B3">
        <w:rPr>
          <w:rFonts w:ascii="Courier New" w:eastAsia="Courier New" w:hAnsi="Courier New"/>
          <w:sz w:val="16"/>
        </w:rPr>
        <w:t>FrontFuturesRollingDays</w:t>
      </w:r>
      <w:proofErr w:type="spellEnd"/>
      <w:r w:rsidR="00671904" w:rsidRPr="00671904">
        <w:rPr>
          <w:rFonts w:ascii="Courier New" w:eastAsia="Courier New" w:hAnsi="Courier New"/>
          <w:sz w:val="16"/>
        </w:rPr>
        <w:t>”)</w:t>
      </w:r>
      <w:r w:rsidRPr="00671904">
        <w:rPr>
          <w:rFonts w:ascii="Courier New" w:eastAsia="Courier New" w:hAnsi="Courier New"/>
          <w:sz w:val="16"/>
        </w:rPr>
        <w:t xml:space="preserve">: </w:t>
      </w:r>
      <w:r>
        <w:rPr>
          <w:rFonts w:ascii="Courier New" w:eastAsia="Courier New" w:hAnsi="Courier New"/>
          <w:sz w:val="16"/>
        </w:rPr>
        <w:t>let you decide</w:t>
      </w:r>
      <w:r w:rsidR="00440FA1">
        <w:rPr>
          <w:rFonts w:ascii="Courier New" w:eastAsia="Courier New" w:hAnsi="Courier New"/>
          <w:sz w:val="16"/>
        </w:rPr>
        <w:t xml:space="preserve"> how many days before its expiry</w:t>
      </w:r>
      <w:r>
        <w:rPr>
          <w:rFonts w:ascii="Courier New" w:eastAsia="Courier New" w:hAnsi="Courier New"/>
          <w:sz w:val="16"/>
        </w:rPr>
        <w:t xml:space="preserve"> the Front Future</w:t>
      </w:r>
      <w:r w:rsidR="00651171">
        <w:rPr>
          <w:rFonts w:ascii="Courier New" w:eastAsia="Courier New" w:hAnsi="Courier New"/>
          <w:sz w:val="16"/>
        </w:rPr>
        <w:t>s</w:t>
      </w:r>
      <w:r>
        <w:rPr>
          <w:rFonts w:ascii="Courier New" w:eastAsia="Courier New" w:hAnsi="Courier New"/>
          <w:sz w:val="16"/>
        </w:rPr>
        <w:t xml:space="preserve"> must be discarded (</w:t>
      </w:r>
      <w:r w:rsidR="00651171">
        <w:rPr>
          <w:rFonts w:ascii="Courier New" w:eastAsia="Courier New" w:hAnsi="Courier New"/>
          <w:sz w:val="16"/>
        </w:rPr>
        <w:t xml:space="preserve">zero implies the use of the Front Futures </w:t>
      </w:r>
      <w:r w:rsidR="00671904">
        <w:rPr>
          <w:rFonts w:ascii="Courier New" w:eastAsia="Courier New" w:hAnsi="Courier New"/>
          <w:sz w:val="16"/>
        </w:rPr>
        <w:t>during its expiry day);</w:t>
      </w: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D52987" w:rsidRPr="00F81A17" w:rsidRDefault="00651171" w:rsidP="007C040E">
      <w:pPr>
        <w:numPr>
          <w:ilvl w:val="0"/>
          <w:numId w:val="10"/>
        </w:numPr>
        <w:tabs>
          <w:tab w:val="left" w:pos="1080"/>
        </w:tabs>
        <w:spacing w:line="269" w:lineRule="auto"/>
        <w:ind w:right="200"/>
        <w:jc w:val="both"/>
        <w:rPr>
          <w:rFonts w:ascii="Courier New" w:eastAsia="Courier New" w:hAnsi="Courier New"/>
          <w:sz w:val="16"/>
        </w:rPr>
      </w:pPr>
      <w:r>
        <w:rPr>
          <w:rFonts w:ascii="Courier New" w:eastAsia="Courier New" w:hAnsi="Courier New"/>
          <w:sz w:val="16"/>
          <w:u w:val="single"/>
        </w:rPr>
        <w:t>Cell AH6</w:t>
      </w:r>
      <w:r w:rsidR="00671904" w:rsidRPr="00671904">
        <w:rPr>
          <w:rFonts w:ascii="Courier New" w:eastAsia="Courier New" w:hAnsi="Courier New"/>
          <w:sz w:val="16"/>
        </w:rPr>
        <w:t xml:space="preserve"> (“</w:t>
      </w:r>
      <w:proofErr w:type="spellStart"/>
      <w:r w:rsidR="00671904" w:rsidRPr="000C28B3">
        <w:rPr>
          <w:rFonts w:ascii="Courier New" w:eastAsia="Courier New" w:hAnsi="Courier New"/>
          <w:i/>
          <w:sz w:val="16"/>
        </w:rPr>
        <w:t>DepoFuturesPriority</w:t>
      </w:r>
      <w:proofErr w:type="spellEnd"/>
      <w:r w:rsidR="00671904" w:rsidRPr="00671904">
        <w:rPr>
          <w:rFonts w:ascii="Courier New" w:eastAsia="Courier New" w:hAnsi="Courier New"/>
          <w:sz w:val="16"/>
        </w:rPr>
        <w:t>”)</w:t>
      </w:r>
      <w:r w:rsidRPr="00671904">
        <w:rPr>
          <w:rFonts w:ascii="Courier New" w:eastAsia="Courier New" w:hAnsi="Courier New"/>
          <w:sz w:val="16"/>
        </w:rPr>
        <w:t xml:space="preserve">: </w:t>
      </w:r>
      <w:r>
        <w:rPr>
          <w:rFonts w:ascii="Courier New" w:eastAsia="Courier New" w:hAnsi="Courier New"/>
          <w:sz w:val="16"/>
        </w:rPr>
        <w:t xml:space="preserve">allows you to set up the deposits inclusion criterion (if missing, default = </w:t>
      </w:r>
      <w:proofErr w:type="spellStart"/>
      <w:r>
        <w:rPr>
          <w:rFonts w:ascii="Courier New" w:eastAsia="Courier New" w:hAnsi="Courier New"/>
          <w:sz w:val="16"/>
        </w:rPr>
        <w:t>AllDepos</w:t>
      </w:r>
      <w:proofErr w:type="spellEnd"/>
      <w:r>
        <w:rPr>
          <w:rFonts w:ascii="Courier New" w:eastAsia="Courier New" w:hAnsi="Courier New"/>
          <w:sz w:val="16"/>
        </w:rPr>
        <w:t>)</w:t>
      </w:r>
      <w:r w:rsidR="00D52987">
        <w:rPr>
          <w:rFonts w:ascii="Courier New" w:eastAsia="Courier New" w:hAnsi="Courier New"/>
          <w:sz w:val="16"/>
        </w:rPr>
        <w:t>.</w:t>
      </w:r>
      <w:r w:rsidR="00F81A17" w:rsidRPr="00F81A17">
        <w:rPr>
          <w:rFonts w:ascii="Courier New" w:eastAsia="Courier New" w:hAnsi="Courier New"/>
          <w:sz w:val="16"/>
        </w:rPr>
        <w:t xml:space="preserve">  </w:t>
      </w:r>
    </w:p>
    <w:p w:rsidR="00F81A17" w:rsidRDefault="00F81A17" w:rsidP="00006569">
      <w:pPr>
        <w:tabs>
          <w:tab w:val="left" w:pos="1080"/>
        </w:tabs>
        <w:spacing w:line="269" w:lineRule="auto"/>
        <w:ind w:left="1530" w:right="200"/>
        <w:jc w:val="both"/>
        <w:rPr>
          <w:rFonts w:ascii="Courier New" w:eastAsia="Courier New" w:hAnsi="Courier New"/>
          <w:sz w:val="16"/>
        </w:rPr>
      </w:pPr>
    </w:p>
    <w:p w:rsidR="00A73D0E" w:rsidRDefault="00A73D0E" w:rsidP="00006569">
      <w:pPr>
        <w:tabs>
          <w:tab w:val="left" w:pos="1080"/>
        </w:tabs>
        <w:spacing w:line="269" w:lineRule="auto"/>
        <w:ind w:left="1530" w:right="200"/>
        <w:jc w:val="both"/>
        <w:rPr>
          <w:rFonts w:ascii="Courier New" w:eastAsia="Courier New" w:hAnsi="Courier New"/>
          <w:sz w:val="16"/>
        </w:rPr>
      </w:pPr>
    </w:p>
    <w:p w:rsidR="00E96A90" w:rsidRDefault="00440FA1" w:rsidP="007C040E">
      <w:pPr>
        <w:numPr>
          <w:ilvl w:val="0"/>
          <w:numId w:val="9"/>
        </w:numPr>
        <w:tabs>
          <w:tab w:val="left" w:pos="1080"/>
        </w:tabs>
        <w:spacing w:line="269" w:lineRule="auto"/>
        <w:ind w:right="200"/>
        <w:jc w:val="both"/>
        <w:rPr>
          <w:rFonts w:ascii="Courier New" w:eastAsia="Courier New" w:hAnsi="Courier New"/>
          <w:sz w:val="16"/>
        </w:rPr>
      </w:pPr>
      <w:r>
        <w:rPr>
          <w:rFonts w:ascii="Courier New" w:eastAsia="Courier New" w:hAnsi="Courier New"/>
          <w:sz w:val="16"/>
        </w:rPr>
        <w:t xml:space="preserve"> </w:t>
      </w:r>
      <w:r w:rsidR="00D52987" w:rsidRPr="00B318F2">
        <w:rPr>
          <w:rFonts w:ascii="Courier New" w:eastAsia="Courier New" w:hAnsi="Courier New"/>
          <w:sz w:val="16"/>
        </w:rPr>
        <w:t xml:space="preserve">Finally </w:t>
      </w:r>
      <w:r w:rsidR="00006569" w:rsidRPr="00B318F2">
        <w:rPr>
          <w:rFonts w:ascii="Courier New" w:eastAsia="Courier New" w:hAnsi="Courier New"/>
          <w:sz w:val="16"/>
        </w:rPr>
        <w:t xml:space="preserve">from column </w:t>
      </w:r>
      <w:r w:rsidR="00006569" w:rsidRPr="000C28B3">
        <w:rPr>
          <w:rFonts w:ascii="Courier New" w:eastAsia="Courier New" w:hAnsi="Courier New"/>
          <w:b/>
          <w:sz w:val="16"/>
          <w:highlight w:val="yellow"/>
          <w:u w:val="single"/>
        </w:rPr>
        <w:t>AC</w:t>
      </w:r>
      <w:r w:rsidR="00006569" w:rsidRPr="00B318F2">
        <w:rPr>
          <w:rFonts w:ascii="Courier New" w:eastAsia="Courier New" w:hAnsi="Courier New"/>
          <w:sz w:val="16"/>
        </w:rPr>
        <w:t xml:space="preserve"> to column </w:t>
      </w:r>
      <w:r w:rsidR="00006569" w:rsidRPr="000C28B3">
        <w:rPr>
          <w:rFonts w:ascii="Courier New" w:eastAsia="Courier New" w:hAnsi="Courier New"/>
          <w:b/>
          <w:sz w:val="16"/>
          <w:highlight w:val="yellow"/>
          <w:u w:val="single"/>
        </w:rPr>
        <w:t>AJ</w:t>
      </w:r>
      <w:r w:rsidR="00006569" w:rsidRPr="00B318F2">
        <w:rPr>
          <w:rFonts w:ascii="Courier New" w:eastAsia="Courier New" w:hAnsi="Courier New"/>
          <w:sz w:val="16"/>
        </w:rPr>
        <w:t xml:space="preserve"> you</w:t>
      </w:r>
      <w:r w:rsidR="00D52987" w:rsidRPr="00B318F2">
        <w:rPr>
          <w:rFonts w:ascii="Courier New" w:eastAsia="Courier New" w:hAnsi="Courier New"/>
          <w:sz w:val="16"/>
        </w:rPr>
        <w:t xml:space="preserve"> find the jumps summary table</w:t>
      </w:r>
      <w:r w:rsidR="00006569" w:rsidRPr="00B318F2">
        <w:rPr>
          <w:rFonts w:ascii="Courier New" w:eastAsia="Courier New" w:hAnsi="Courier New"/>
          <w:sz w:val="16"/>
        </w:rPr>
        <w:t xml:space="preserve"> calculated in the </w:t>
      </w:r>
      <w:proofErr w:type="spellStart"/>
      <w:r w:rsidR="00006569" w:rsidRPr="00B318F2">
        <w:rPr>
          <w:rFonts w:ascii="Courier New" w:eastAsia="Courier New" w:hAnsi="Courier New"/>
          <w:i/>
          <w:sz w:val="16"/>
        </w:rPr>
        <w:t>JumpQuotesFeedON</w:t>
      </w:r>
      <w:proofErr w:type="spellEnd"/>
      <w:r w:rsidR="00006569" w:rsidRPr="00B318F2">
        <w:rPr>
          <w:rFonts w:ascii="Courier New" w:eastAsia="Courier New" w:hAnsi="Courier New"/>
          <w:sz w:val="16"/>
        </w:rPr>
        <w:t xml:space="preserve"> sheet. In particular, in column </w:t>
      </w:r>
      <w:r w:rsidR="00006569" w:rsidRPr="000C28B3">
        <w:rPr>
          <w:rFonts w:ascii="Courier New" w:eastAsia="Courier New" w:hAnsi="Courier New"/>
          <w:b/>
          <w:sz w:val="16"/>
          <w:highlight w:val="yellow"/>
          <w:u w:val="single"/>
        </w:rPr>
        <w:t>AI</w:t>
      </w:r>
      <w:r w:rsidR="00006569" w:rsidRPr="00B318F2">
        <w:rPr>
          <w:rFonts w:ascii="Courier New" w:eastAsia="Courier New" w:hAnsi="Courier New"/>
          <w:sz w:val="16"/>
        </w:rPr>
        <w:t xml:space="preserve"> (“</w:t>
      </w:r>
      <w:r w:rsidR="00006569" w:rsidRPr="00B318F2">
        <w:rPr>
          <w:rFonts w:ascii="Courier New" w:eastAsia="Courier New" w:hAnsi="Courier New"/>
          <w:i/>
          <w:sz w:val="16"/>
        </w:rPr>
        <w:t>overwrite</w:t>
      </w:r>
      <w:r w:rsidR="00006569" w:rsidRPr="00B318F2">
        <w:rPr>
          <w:rFonts w:ascii="Courier New" w:eastAsia="Courier New" w:hAnsi="Courier New"/>
          <w:sz w:val="16"/>
        </w:rPr>
        <w:t xml:space="preserve">”), you can force the calibration to </w:t>
      </w:r>
      <w:r w:rsidR="00006569" w:rsidRPr="00B318F2">
        <w:rPr>
          <w:rFonts w:ascii="Courier New" w:eastAsia="Courier New" w:hAnsi="Courier New"/>
          <w:b/>
          <w:sz w:val="16"/>
          <w:highlight w:val="yellow"/>
          <w:u w:val="single"/>
        </w:rPr>
        <w:t>NOT</w:t>
      </w:r>
      <w:r w:rsidR="00356BC6" w:rsidRPr="00B318F2">
        <w:rPr>
          <w:rFonts w:ascii="Courier New" w:eastAsia="Courier New" w:hAnsi="Courier New"/>
          <w:sz w:val="16"/>
        </w:rPr>
        <w:t xml:space="preserve"> consider a</w:t>
      </w:r>
      <w:r w:rsidR="00B318F2">
        <w:rPr>
          <w:rFonts w:ascii="Courier New" w:eastAsia="Courier New" w:hAnsi="Courier New"/>
          <w:sz w:val="16"/>
        </w:rPr>
        <w:t xml:space="preserve"> jump simply writing: “</w:t>
      </w:r>
      <w:r w:rsidR="00B318F2" w:rsidRPr="00B318F2">
        <w:rPr>
          <w:rFonts w:ascii="Courier New" w:eastAsia="Courier New" w:hAnsi="Courier New"/>
          <w:b/>
          <w:sz w:val="16"/>
          <w:highlight w:val="yellow"/>
          <w:u w:val="single"/>
        </w:rPr>
        <w:t>0</w:t>
      </w:r>
      <w:r w:rsidR="00B318F2">
        <w:rPr>
          <w:rFonts w:ascii="Courier New" w:eastAsia="Courier New" w:hAnsi="Courier New"/>
          <w:sz w:val="16"/>
        </w:rPr>
        <w:t>” i</w:t>
      </w:r>
      <w:r w:rsidR="00301B8D">
        <w:rPr>
          <w:rFonts w:ascii="Courier New" w:eastAsia="Courier New" w:hAnsi="Courier New"/>
          <w:sz w:val="16"/>
        </w:rPr>
        <w:t>n the jump’s corresponding cell or set another jumps estimation simply writing the jump size.</w:t>
      </w:r>
    </w:p>
    <w:p w:rsidR="00B318F2" w:rsidRPr="00B318F2" w:rsidRDefault="00B318F2" w:rsidP="00B318F2">
      <w:pPr>
        <w:tabs>
          <w:tab w:val="left" w:pos="1080"/>
        </w:tabs>
        <w:spacing w:line="269" w:lineRule="auto"/>
        <w:ind w:left="1170" w:right="200"/>
        <w:jc w:val="both"/>
        <w:rPr>
          <w:rFonts w:ascii="Courier New" w:eastAsia="Courier New" w:hAnsi="Courier New"/>
          <w:sz w:val="16"/>
        </w:rPr>
      </w:pPr>
    </w:p>
    <w:p w:rsidR="00A73D0E" w:rsidRPr="00A73D0E" w:rsidRDefault="00A73D0E" w:rsidP="00A73D0E">
      <w:pPr>
        <w:tabs>
          <w:tab w:val="left" w:pos="1080"/>
        </w:tabs>
        <w:spacing w:line="269" w:lineRule="auto"/>
        <w:ind w:left="1170" w:right="200"/>
        <w:jc w:val="both"/>
        <w:rPr>
          <w:rFonts w:ascii="Courier New" w:eastAsia="Courier New" w:hAnsi="Courier New"/>
          <w:sz w:val="16"/>
        </w:rPr>
      </w:pPr>
    </w:p>
    <w:p w:rsidR="00006569" w:rsidRDefault="00AE2BFA" w:rsidP="00A10292">
      <w:pPr>
        <w:tabs>
          <w:tab w:val="left" w:pos="1080"/>
        </w:tabs>
        <w:spacing w:line="269" w:lineRule="auto"/>
        <w:ind w:right="200"/>
        <w:jc w:val="center"/>
      </w:pPr>
      <w:r>
        <w:rPr>
          <w:noProof/>
        </w:rPr>
        <w:drawing>
          <wp:inline distT="0" distB="0" distL="0" distR="0">
            <wp:extent cx="4744720" cy="2020570"/>
            <wp:effectExtent l="0" t="0" r="0" b="0"/>
            <wp:docPr id="44" name="Picture 44"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4720" cy="2020570"/>
                    </a:xfrm>
                    <a:prstGeom prst="rect">
                      <a:avLst/>
                    </a:prstGeom>
                    <a:noFill/>
                    <a:ln>
                      <a:noFill/>
                    </a:ln>
                  </pic:spPr>
                </pic:pic>
              </a:graphicData>
            </a:graphic>
          </wp:inline>
        </w:drawing>
      </w:r>
    </w:p>
    <w:p w:rsidR="00301B8D" w:rsidRDefault="00301B8D" w:rsidP="00A10292">
      <w:pPr>
        <w:tabs>
          <w:tab w:val="left" w:pos="1080"/>
        </w:tabs>
        <w:spacing w:line="269" w:lineRule="auto"/>
        <w:ind w:right="200"/>
        <w:jc w:val="center"/>
      </w:pPr>
    </w:p>
    <w:p w:rsidR="00301B8D" w:rsidRDefault="00301B8D" w:rsidP="00301B8D">
      <w:pPr>
        <w:tabs>
          <w:tab w:val="left" w:pos="1080"/>
        </w:tabs>
        <w:spacing w:line="269" w:lineRule="auto"/>
        <w:ind w:right="200"/>
        <w:rPr>
          <w:rFonts w:ascii="Courier New" w:eastAsia="Courier New" w:hAnsi="Courier New" w:cs="Courier New"/>
          <w:sz w:val="16"/>
          <w:szCs w:val="16"/>
        </w:rPr>
      </w:pPr>
      <w:r>
        <w:t xml:space="preserve">                  </w:t>
      </w:r>
      <w:r w:rsidRPr="00301B8D">
        <w:rPr>
          <w:rFonts w:ascii="Courier New" w:hAnsi="Courier New" w:cs="Courier New"/>
          <w:sz w:val="16"/>
          <w:szCs w:val="16"/>
        </w:rPr>
        <w:t xml:space="preserve">You can find a similar table also in </w:t>
      </w:r>
      <w:proofErr w:type="spellStart"/>
      <w:r w:rsidRPr="003D18AE">
        <w:rPr>
          <w:rFonts w:ascii="Courier New" w:eastAsia="Courier New" w:hAnsi="Courier New" w:cs="Courier New"/>
          <w:i/>
          <w:sz w:val="16"/>
          <w:szCs w:val="16"/>
        </w:rPr>
        <w:t>JumpQuotesFeedON</w:t>
      </w:r>
      <w:proofErr w:type="spellEnd"/>
      <w:r w:rsidRPr="00301B8D">
        <w:rPr>
          <w:rFonts w:ascii="Courier New" w:eastAsia="Courier New" w:hAnsi="Courier New" w:cs="Courier New"/>
          <w:sz w:val="16"/>
          <w:szCs w:val="16"/>
        </w:rPr>
        <w:t xml:space="preserve"> workbook</w:t>
      </w:r>
      <w:r>
        <w:rPr>
          <w:rFonts w:ascii="Courier New" w:eastAsia="Courier New" w:hAnsi="Courier New" w:cs="Courier New"/>
          <w:sz w:val="16"/>
          <w:szCs w:val="16"/>
        </w:rPr>
        <w:t>.</w:t>
      </w:r>
    </w:p>
    <w:p w:rsidR="00BE5860" w:rsidRDefault="00BE5860" w:rsidP="00301B8D">
      <w:pPr>
        <w:tabs>
          <w:tab w:val="left" w:pos="1080"/>
        </w:tabs>
        <w:spacing w:line="269" w:lineRule="auto"/>
        <w:ind w:right="200"/>
        <w:rPr>
          <w:rFonts w:ascii="Courier New" w:eastAsia="Courier New" w:hAnsi="Courier New" w:cs="Courier New"/>
          <w:sz w:val="16"/>
          <w:szCs w:val="16"/>
        </w:rPr>
      </w:pPr>
    </w:p>
    <w:p w:rsidR="00301B8D" w:rsidRDefault="00301B8D" w:rsidP="00301B8D">
      <w:pPr>
        <w:tabs>
          <w:tab w:val="left" w:pos="1080"/>
        </w:tabs>
        <w:spacing w:line="269" w:lineRule="auto"/>
        <w:ind w:right="200"/>
        <w:rPr>
          <w:rFonts w:ascii="Courier New" w:eastAsia="Courier New" w:hAnsi="Courier New" w:cs="Courier New"/>
          <w:sz w:val="16"/>
          <w:szCs w:val="16"/>
        </w:rPr>
      </w:pPr>
    </w:p>
    <w:p w:rsidR="00301B8D" w:rsidRDefault="00AE2BFA" w:rsidP="00627F62">
      <w:pPr>
        <w:tabs>
          <w:tab w:val="left" w:pos="1080"/>
        </w:tabs>
        <w:spacing w:line="269" w:lineRule="auto"/>
        <w:ind w:right="200"/>
        <w:jc w:val="center"/>
      </w:pPr>
      <w:r>
        <w:rPr>
          <w:noProof/>
        </w:rPr>
        <w:drawing>
          <wp:inline distT="0" distB="0" distL="0" distR="0">
            <wp:extent cx="3361055" cy="20326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1055" cy="2032635"/>
                    </a:xfrm>
                    <a:prstGeom prst="rect">
                      <a:avLst/>
                    </a:prstGeom>
                    <a:noFill/>
                    <a:ln>
                      <a:noFill/>
                    </a:ln>
                  </pic:spPr>
                </pic:pic>
              </a:graphicData>
            </a:graphic>
          </wp:inline>
        </w:drawing>
      </w:r>
    </w:p>
    <w:p w:rsidR="00BE5860" w:rsidRDefault="00BE5860" w:rsidP="00627F62">
      <w:pPr>
        <w:tabs>
          <w:tab w:val="left" w:pos="1080"/>
        </w:tabs>
        <w:spacing w:line="269" w:lineRule="auto"/>
        <w:ind w:right="200"/>
        <w:jc w:val="center"/>
      </w:pPr>
    </w:p>
    <w:p w:rsidR="00BE5860" w:rsidRDefault="00BE5860" w:rsidP="00627F62">
      <w:pPr>
        <w:tabs>
          <w:tab w:val="left" w:pos="1080"/>
        </w:tabs>
        <w:spacing w:line="269" w:lineRule="auto"/>
        <w:ind w:right="200"/>
        <w:jc w:val="center"/>
        <w:rPr>
          <w:rFonts w:ascii="Courier New" w:eastAsia="Courier New" w:hAnsi="Courier New" w:cs="Courier New"/>
          <w:sz w:val="16"/>
          <w:szCs w:val="16"/>
        </w:rPr>
      </w:pPr>
    </w:p>
    <w:p w:rsidR="003D18AE" w:rsidRDefault="00627F62" w:rsidP="00301B8D">
      <w:pPr>
        <w:tabs>
          <w:tab w:val="left" w:pos="1080"/>
        </w:tabs>
        <w:spacing w:line="269" w:lineRule="auto"/>
        <w:ind w:right="200"/>
        <w:rPr>
          <w:rFonts w:ascii="Courier New" w:eastAsia="Courier New" w:hAnsi="Courier New"/>
          <w:sz w:val="16"/>
        </w:rPr>
      </w:pPr>
      <w:r>
        <w:rPr>
          <w:rFonts w:ascii="Courier New" w:eastAsia="Courier New" w:hAnsi="Courier New"/>
          <w:sz w:val="16"/>
        </w:rPr>
        <w:t xml:space="preserve">        </w:t>
      </w:r>
      <w:r w:rsidR="00301B8D">
        <w:rPr>
          <w:rFonts w:ascii="Courier New" w:eastAsia="Courier New" w:hAnsi="Courier New"/>
          <w:sz w:val="16"/>
        </w:rPr>
        <w:t xml:space="preserve"> </w:t>
      </w:r>
      <w:r w:rsidR="003D18AE">
        <w:rPr>
          <w:rFonts w:ascii="Courier New" w:eastAsia="Courier New" w:hAnsi="Courier New"/>
          <w:sz w:val="16"/>
        </w:rPr>
        <w:t>However, the jump overwrite in the two tables is slightly different. In particular</w:t>
      </w:r>
    </w:p>
    <w:p w:rsidR="00E96A90" w:rsidRDefault="003D18AE" w:rsidP="00301B8D">
      <w:pPr>
        <w:tabs>
          <w:tab w:val="left" w:pos="1080"/>
        </w:tabs>
        <w:spacing w:line="269" w:lineRule="auto"/>
        <w:ind w:right="200"/>
        <w:rPr>
          <w:rFonts w:ascii="Courier New" w:eastAsia="Courier New" w:hAnsi="Courier New" w:cs="Courier New"/>
          <w:sz w:val="16"/>
          <w:szCs w:val="16"/>
        </w:rPr>
      </w:pPr>
      <w:r>
        <w:rPr>
          <w:rFonts w:ascii="Courier New" w:eastAsia="Courier New" w:hAnsi="Courier New"/>
          <w:sz w:val="16"/>
        </w:rPr>
        <w:t xml:space="preserve">         overwriting in </w:t>
      </w:r>
      <w:proofErr w:type="spellStart"/>
      <w:r w:rsidRPr="003D18AE">
        <w:rPr>
          <w:rFonts w:ascii="Courier New" w:eastAsia="Courier New" w:hAnsi="Courier New" w:cs="Courier New"/>
          <w:i/>
          <w:sz w:val="16"/>
          <w:szCs w:val="16"/>
        </w:rPr>
        <w:t>JumpQuotesFeedON</w:t>
      </w:r>
      <w:proofErr w:type="spellEnd"/>
      <w:r>
        <w:rPr>
          <w:rFonts w:ascii="Courier New" w:eastAsia="Courier New" w:hAnsi="Courier New" w:cs="Courier New"/>
          <w:i/>
          <w:sz w:val="16"/>
          <w:szCs w:val="16"/>
        </w:rPr>
        <w:t xml:space="preserve"> </w:t>
      </w:r>
      <w:r>
        <w:rPr>
          <w:rFonts w:ascii="Courier New" w:eastAsia="Courier New" w:hAnsi="Courier New" w:cs="Courier New"/>
          <w:sz w:val="16"/>
          <w:szCs w:val="16"/>
        </w:rPr>
        <w:t xml:space="preserve">sheet implies overwriting in the whole set of </w:t>
      </w:r>
    </w:p>
    <w:p w:rsidR="003D18AE" w:rsidRDefault="003D18AE" w:rsidP="00301B8D">
      <w:pPr>
        <w:tabs>
          <w:tab w:val="left" w:pos="1080"/>
        </w:tabs>
        <w:spacing w:line="269" w:lineRule="auto"/>
        <w:ind w:right="200"/>
        <w:rPr>
          <w:rFonts w:ascii="Courier New" w:eastAsia="Courier New" w:hAnsi="Courier New" w:cs="Courier New"/>
          <w:sz w:val="16"/>
          <w:szCs w:val="16"/>
        </w:rPr>
      </w:pPr>
      <w:r>
        <w:rPr>
          <w:rFonts w:ascii="Courier New" w:eastAsia="Courier New" w:hAnsi="Courier New" w:cs="Courier New"/>
          <w:sz w:val="16"/>
          <w:szCs w:val="16"/>
        </w:rPr>
        <w:t xml:space="preserve">         curves while doing the same in </w:t>
      </w:r>
      <w:proofErr w:type="spellStart"/>
      <w:r>
        <w:rPr>
          <w:rFonts w:ascii="Courier New" w:eastAsia="Courier New" w:hAnsi="Courier New" w:cs="Courier New"/>
          <w:i/>
          <w:sz w:val="16"/>
          <w:szCs w:val="16"/>
        </w:rPr>
        <w:t>CurveBootsapping</w:t>
      </w:r>
      <w:proofErr w:type="spellEnd"/>
      <w:r>
        <w:rPr>
          <w:rFonts w:ascii="Courier New" w:eastAsia="Courier New" w:hAnsi="Courier New" w:cs="Courier New"/>
          <w:i/>
          <w:sz w:val="16"/>
          <w:szCs w:val="16"/>
        </w:rPr>
        <w:t xml:space="preserve"> </w:t>
      </w:r>
      <w:r>
        <w:rPr>
          <w:rFonts w:ascii="Courier New" w:eastAsia="Courier New" w:hAnsi="Courier New" w:cs="Courier New"/>
          <w:sz w:val="16"/>
          <w:szCs w:val="16"/>
        </w:rPr>
        <w:t>workbook means change jumps size in</w:t>
      </w:r>
    </w:p>
    <w:p w:rsidR="003D18AE" w:rsidRDefault="003D18AE" w:rsidP="00301B8D">
      <w:pPr>
        <w:tabs>
          <w:tab w:val="left" w:pos="1080"/>
        </w:tabs>
        <w:spacing w:line="269" w:lineRule="auto"/>
        <w:ind w:right="200"/>
        <w:rPr>
          <w:rFonts w:ascii="Courier New" w:eastAsia="Courier New" w:hAnsi="Courier New" w:cs="Courier New"/>
          <w:sz w:val="16"/>
          <w:szCs w:val="16"/>
        </w:rPr>
      </w:pPr>
      <w:r>
        <w:rPr>
          <w:rFonts w:ascii="Courier New" w:eastAsia="Courier New" w:hAnsi="Courier New" w:cs="Courier New"/>
          <w:sz w:val="16"/>
          <w:szCs w:val="16"/>
        </w:rPr>
        <w:t xml:space="preserve">         relation to a single curve.</w:t>
      </w:r>
    </w:p>
    <w:p w:rsidR="00627F62" w:rsidRDefault="00627F62" w:rsidP="00301B8D">
      <w:pPr>
        <w:tabs>
          <w:tab w:val="left" w:pos="1080"/>
        </w:tabs>
        <w:spacing w:line="269" w:lineRule="auto"/>
        <w:ind w:right="200"/>
        <w:rPr>
          <w:rFonts w:ascii="Courier New" w:eastAsia="Courier New" w:hAnsi="Courier New" w:cs="Courier New"/>
          <w:sz w:val="16"/>
          <w:szCs w:val="16"/>
        </w:rPr>
      </w:pPr>
    </w:p>
    <w:p w:rsidR="00627F62" w:rsidRPr="003D18AE" w:rsidRDefault="00627F62" w:rsidP="00301B8D">
      <w:pPr>
        <w:tabs>
          <w:tab w:val="left" w:pos="1080"/>
        </w:tabs>
        <w:spacing w:line="269" w:lineRule="auto"/>
        <w:ind w:right="200"/>
        <w:rPr>
          <w:rFonts w:ascii="Courier New" w:eastAsia="Courier New" w:hAnsi="Courier New"/>
          <w:sz w:val="16"/>
        </w:rPr>
      </w:pPr>
    </w:p>
    <w:p w:rsidR="00671904" w:rsidRPr="00BC380F" w:rsidRDefault="00671904" w:rsidP="00E231D6">
      <w:pPr>
        <w:numPr>
          <w:ilvl w:val="0"/>
          <w:numId w:val="23"/>
        </w:numPr>
        <w:tabs>
          <w:tab w:val="left" w:pos="1080"/>
        </w:tabs>
        <w:spacing w:line="269" w:lineRule="auto"/>
        <w:ind w:left="720" w:right="200" w:hanging="360"/>
        <w:jc w:val="both"/>
        <w:rPr>
          <w:rFonts w:ascii="Courier New" w:eastAsia="Courier New" w:hAnsi="Courier New"/>
          <w:b/>
          <w:sz w:val="16"/>
          <w:u w:val="single"/>
        </w:rPr>
      </w:pPr>
      <w:r w:rsidRPr="00671904">
        <w:rPr>
          <w:rFonts w:ascii="Courier New" w:eastAsia="Courier New" w:hAnsi="Courier New"/>
          <w:b/>
          <w:sz w:val="16"/>
          <w:u w:val="single"/>
        </w:rPr>
        <w:t>EUR1M/EUR3M/EUR6M/EUR1Y</w:t>
      </w:r>
      <w:r>
        <w:rPr>
          <w:rFonts w:ascii="Courier New" w:eastAsia="Courier New" w:hAnsi="Courier New"/>
          <w:b/>
          <w:sz w:val="16"/>
          <w:u w:val="single"/>
        </w:rPr>
        <w:t>:</w:t>
      </w:r>
      <w:r>
        <w:rPr>
          <w:rFonts w:ascii="Courier New" w:eastAsia="Courier New" w:hAnsi="Courier New"/>
          <w:sz w:val="16"/>
        </w:rPr>
        <w:t xml:space="preserve"> For the other curves spreadsheets you can apply the same methodology </w:t>
      </w:r>
      <w:r w:rsidR="00A10292">
        <w:rPr>
          <w:rFonts w:ascii="Courier New" w:eastAsia="Courier New" w:hAnsi="Courier New"/>
          <w:sz w:val="16"/>
        </w:rPr>
        <w:t>explained before concerning the overnight curve</w:t>
      </w:r>
      <w:r w:rsidR="00CF1A77">
        <w:rPr>
          <w:rFonts w:ascii="Courier New" w:eastAsia="Courier New" w:hAnsi="Courier New"/>
          <w:sz w:val="16"/>
        </w:rPr>
        <w:t xml:space="preserve"> with no significant difference</w:t>
      </w:r>
      <w:r w:rsidR="00A10292">
        <w:rPr>
          <w:rFonts w:ascii="Courier New" w:eastAsia="Courier New" w:hAnsi="Courier New"/>
          <w:sz w:val="16"/>
        </w:rPr>
        <w:t>.</w:t>
      </w:r>
    </w:p>
    <w:p w:rsidR="00BC380F" w:rsidRDefault="00BC380F" w:rsidP="00BC380F">
      <w:pPr>
        <w:tabs>
          <w:tab w:val="left" w:pos="1080"/>
        </w:tabs>
        <w:spacing w:line="269" w:lineRule="auto"/>
        <w:ind w:right="200"/>
        <w:jc w:val="both"/>
        <w:rPr>
          <w:rFonts w:ascii="Courier New" w:eastAsia="Courier New" w:hAnsi="Courier New"/>
          <w:b/>
          <w:sz w:val="16"/>
          <w:u w:val="single"/>
        </w:rPr>
      </w:pPr>
    </w:p>
    <w:p w:rsidR="00BC380F" w:rsidRDefault="00BC380F" w:rsidP="00BC380F">
      <w:pPr>
        <w:tabs>
          <w:tab w:val="left" w:pos="1080"/>
        </w:tabs>
        <w:spacing w:line="269" w:lineRule="auto"/>
        <w:ind w:right="200"/>
        <w:jc w:val="both"/>
        <w:rPr>
          <w:rFonts w:ascii="Courier New" w:eastAsia="Courier New" w:hAnsi="Courier New"/>
          <w:b/>
          <w:sz w:val="16"/>
          <w:u w:val="single"/>
        </w:rPr>
      </w:pPr>
    </w:p>
    <w:p w:rsidR="00627F62" w:rsidRDefault="00627F62" w:rsidP="00BC380F">
      <w:pPr>
        <w:tabs>
          <w:tab w:val="left" w:pos="1080"/>
        </w:tabs>
        <w:spacing w:line="269" w:lineRule="auto"/>
        <w:ind w:right="200"/>
        <w:jc w:val="both"/>
        <w:rPr>
          <w:rFonts w:ascii="Courier New" w:eastAsia="Courier New" w:hAnsi="Courier New"/>
          <w:b/>
          <w:sz w:val="16"/>
          <w:u w:val="single"/>
        </w:rPr>
      </w:pPr>
    </w:p>
    <w:p w:rsidR="00EA34A5" w:rsidRDefault="00EA34A5" w:rsidP="00EA34A5">
      <w:pPr>
        <w:tabs>
          <w:tab w:val="left" w:pos="1080"/>
        </w:tabs>
        <w:spacing w:line="269" w:lineRule="auto"/>
        <w:ind w:right="200"/>
        <w:rPr>
          <w:rFonts w:ascii="Courier New" w:eastAsia="Courier New" w:hAnsi="Courier New"/>
          <w:b/>
          <w:sz w:val="16"/>
          <w:u w:val="single"/>
        </w:rPr>
      </w:pPr>
    </w:p>
    <w:p w:rsidR="00EA34A5" w:rsidRDefault="00EA34A5" w:rsidP="00EA34A5">
      <w:pPr>
        <w:tabs>
          <w:tab w:val="left" w:pos="1080"/>
        </w:tabs>
        <w:spacing w:line="269" w:lineRule="auto"/>
        <w:ind w:right="200"/>
        <w:jc w:val="both"/>
        <w:rPr>
          <w:rFonts w:ascii="Courier New" w:eastAsia="Courier New" w:hAnsi="Courier New"/>
          <w:b/>
          <w:sz w:val="24"/>
          <w:szCs w:val="24"/>
        </w:rPr>
      </w:pPr>
      <w:r w:rsidRPr="008F0E70">
        <w:rPr>
          <w:rFonts w:ascii="Courier New" w:eastAsia="Courier New" w:hAnsi="Courier New"/>
          <w:sz w:val="16"/>
        </w:rPr>
        <w:t>-</w:t>
      </w:r>
      <w:r>
        <w:rPr>
          <w:rFonts w:ascii="Courier New" w:eastAsia="Courier New" w:hAnsi="Courier New"/>
          <w:sz w:val="16"/>
        </w:rPr>
        <w:t xml:space="preserve"> </w:t>
      </w:r>
      <w:proofErr w:type="spellStart"/>
      <w:r>
        <w:rPr>
          <w:rFonts w:ascii="Courier New" w:eastAsia="Courier New" w:hAnsi="Courier New"/>
          <w:b/>
          <w:sz w:val="24"/>
          <w:szCs w:val="24"/>
        </w:rPr>
        <w:t>YCSTD</w:t>
      </w:r>
      <w:r w:rsidRPr="002E0DE2">
        <w:rPr>
          <w:rFonts w:ascii="Courier New" w:eastAsia="Courier New" w:hAnsi="Courier New"/>
          <w:b/>
          <w:sz w:val="24"/>
          <w:szCs w:val="24"/>
        </w:rPr>
        <w:t>Bootstrapping</w:t>
      </w:r>
      <w:proofErr w:type="spellEnd"/>
    </w:p>
    <w:p w:rsidR="00EA34A5" w:rsidRDefault="00EA34A5" w:rsidP="00EA34A5">
      <w:pPr>
        <w:tabs>
          <w:tab w:val="left" w:pos="1080"/>
        </w:tabs>
        <w:spacing w:line="269" w:lineRule="auto"/>
        <w:ind w:right="200"/>
        <w:jc w:val="both"/>
        <w:rPr>
          <w:rFonts w:ascii="Courier New" w:eastAsia="Courier New" w:hAnsi="Courier New"/>
          <w:b/>
          <w:sz w:val="24"/>
          <w:szCs w:val="24"/>
        </w:rPr>
      </w:pPr>
    </w:p>
    <w:p w:rsidR="0024109C" w:rsidRDefault="0024109C" w:rsidP="0024109C">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 xml:space="preserve">In this workbook you find the old Standard Curve </w:t>
      </w:r>
      <w:r w:rsidR="0009276C">
        <w:rPr>
          <w:rFonts w:ascii="Courier New" w:eastAsia="Courier New" w:hAnsi="Courier New"/>
          <w:sz w:val="16"/>
          <w:szCs w:val="16"/>
        </w:rPr>
        <w:t xml:space="preserve">construction </w:t>
      </w:r>
      <w:r>
        <w:rPr>
          <w:rFonts w:ascii="Courier New" w:eastAsia="Courier New" w:hAnsi="Courier New"/>
          <w:sz w:val="16"/>
          <w:szCs w:val="16"/>
        </w:rPr>
        <w:t xml:space="preserve">which was the old </w:t>
      </w:r>
      <w:r w:rsidR="009D7577">
        <w:rPr>
          <w:rFonts w:ascii="Courier New" w:eastAsia="Courier New" w:hAnsi="Courier New"/>
          <w:sz w:val="16"/>
          <w:szCs w:val="16"/>
        </w:rPr>
        <w:t xml:space="preserve">bootstrap </w:t>
      </w:r>
      <w:r>
        <w:rPr>
          <w:rFonts w:ascii="Courier New" w:eastAsia="Courier New" w:hAnsi="Courier New"/>
          <w:sz w:val="16"/>
          <w:szCs w:val="16"/>
        </w:rPr>
        <w:t xml:space="preserve">methodology. The sheets structuring is the same as the previous adopted for multiple curve. </w:t>
      </w:r>
    </w:p>
    <w:p w:rsidR="0024109C" w:rsidRDefault="0024109C" w:rsidP="0024109C">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The d</w:t>
      </w:r>
      <w:r w:rsidR="00B10AD8">
        <w:rPr>
          <w:rFonts w:ascii="Courier New" w:eastAsia="Courier New" w:hAnsi="Courier New"/>
          <w:sz w:val="16"/>
          <w:szCs w:val="16"/>
        </w:rPr>
        <w:t xml:space="preserve">ifferences are more theoretical </w:t>
      </w:r>
      <w:del w:id="330" w:author="MORENI NICOLA" w:date="2016-06-27T17:27:00Z">
        <w:r w:rsidR="00B10AD8" w:rsidDel="00316B92">
          <w:rPr>
            <w:rFonts w:ascii="Courier New" w:eastAsia="Courier New" w:hAnsi="Courier New"/>
            <w:sz w:val="16"/>
            <w:szCs w:val="16"/>
          </w:rPr>
          <w:delText xml:space="preserve">that </w:delText>
        </w:r>
      </w:del>
      <w:ins w:id="331" w:author="MORENI NICOLA" w:date="2016-06-27T17:27:00Z">
        <w:r w:rsidR="00316B92">
          <w:rPr>
            <w:rFonts w:ascii="Courier New" w:eastAsia="Courier New" w:hAnsi="Courier New"/>
            <w:sz w:val="16"/>
            <w:szCs w:val="16"/>
          </w:rPr>
          <w:t xml:space="preserve">than </w:t>
        </w:r>
      </w:ins>
      <w:r w:rsidR="0037533B">
        <w:rPr>
          <w:rFonts w:ascii="Courier New" w:eastAsia="Courier New" w:hAnsi="Courier New"/>
          <w:sz w:val="16"/>
          <w:szCs w:val="16"/>
        </w:rPr>
        <w:t>practical</w:t>
      </w:r>
      <w:r w:rsidR="00B10AD8">
        <w:rPr>
          <w:rFonts w:ascii="Courier New" w:eastAsia="Courier New" w:hAnsi="Courier New"/>
          <w:sz w:val="16"/>
          <w:szCs w:val="16"/>
        </w:rPr>
        <w:t xml:space="preserve"> and are strictly connected to the instruments selection. The Standard Curve </w:t>
      </w:r>
      <w:ins w:id="332" w:author="MORENI NICOLA" w:date="2016-06-27T17:28:00Z">
        <w:r w:rsidR="00316B92">
          <w:rPr>
            <w:rFonts w:ascii="Courier New" w:eastAsia="Courier New" w:hAnsi="Courier New"/>
            <w:sz w:val="16"/>
            <w:szCs w:val="16"/>
          </w:rPr>
          <w:t xml:space="preserve">was meaningful only in a </w:t>
        </w:r>
      </w:ins>
      <w:del w:id="333" w:author="MORENI NICOLA" w:date="2016-06-27T17:28:00Z">
        <w:r w:rsidR="00B10AD8" w:rsidDel="00316B92">
          <w:rPr>
            <w:rFonts w:ascii="Courier New" w:eastAsia="Courier New" w:hAnsi="Courier New"/>
            <w:sz w:val="16"/>
            <w:szCs w:val="16"/>
          </w:rPr>
          <w:delText>is the</w:delText>
        </w:r>
      </w:del>
      <w:r w:rsidR="00B10AD8">
        <w:rPr>
          <w:rFonts w:ascii="Courier New" w:eastAsia="Courier New" w:hAnsi="Courier New"/>
          <w:sz w:val="16"/>
          <w:szCs w:val="16"/>
        </w:rPr>
        <w:t xml:space="preserve"> single curve </w:t>
      </w:r>
      <w:del w:id="334" w:author="MORENI NICOLA" w:date="2016-06-27T17:28:00Z">
        <w:r w:rsidR="00B10AD8" w:rsidDel="00316B92">
          <w:rPr>
            <w:rFonts w:ascii="Courier New" w:eastAsia="Courier New" w:hAnsi="Courier New"/>
            <w:sz w:val="16"/>
            <w:szCs w:val="16"/>
          </w:rPr>
          <w:delText>world</w:delText>
        </w:r>
      </w:del>
      <w:r w:rsidR="00B10AD8">
        <w:rPr>
          <w:rFonts w:ascii="Courier New" w:eastAsia="Courier New" w:hAnsi="Courier New"/>
          <w:sz w:val="16"/>
          <w:szCs w:val="16"/>
        </w:rPr>
        <w:t xml:space="preserve"> approach in which </w:t>
      </w:r>
      <w:ins w:id="335" w:author="MORENI NICOLA" w:date="2016-06-27T17:28:00Z">
        <w:r w:rsidR="00316B92">
          <w:rPr>
            <w:rFonts w:ascii="Courier New" w:eastAsia="Courier New" w:hAnsi="Courier New"/>
            <w:sz w:val="16"/>
            <w:szCs w:val="16"/>
          </w:rPr>
          <w:t xml:space="preserve">it </w:t>
        </w:r>
      </w:ins>
      <w:r w:rsidR="00B10AD8">
        <w:rPr>
          <w:rFonts w:ascii="Courier New" w:eastAsia="Courier New" w:hAnsi="Courier New"/>
          <w:sz w:val="16"/>
          <w:szCs w:val="16"/>
        </w:rPr>
        <w:t>wasn’t necessary to se</w:t>
      </w:r>
      <w:ins w:id="336" w:author="MORENI NICOLA" w:date="2016-06-27T17:28:00Z">
        <w:r w:rsidR="00316B92">
          <w:rPr>
            <w:rFonts w:ascii="Courier New" w:eastAsia="Courier New" w:hAnsi="Courier New"/>
            <w:sz w:val="16"/>
            <w:szCs w:val="16"/>
          </w:rPr>
          <w:t xml:space="preserve">parate </w:t>
        </w:r>
      </w:ins>
      <w:del w:id="337" w:author="MORENI NICOLA" w:date="2016-06-27T17:28:00Z">
        <w:r w:rsidR="00B10AD8" w:rsidDel="00316B92">
          <w:rPr>
            <w:rFonts w:ascii="Courier New" w:eastAsia="Courier New" w:hAnsi="Courier New"/>
            <w:sz w:val="16"/>
            <w:szCs w:val="16"/>
          </w:rPr>
          <w:delText xml:space="preserve">lect </w:delText>
        </w:r>
      </w:del>
      <w:r w:rsidR="00B10AD8">
        <w:rPr>
          <w:rFonts w:ascii="Courier New" w:eastAsia="Courier New" w:hAnsi="Courier New"/>
          <w:sz w:val="16"/>
          <w:szCs w:val="16"/>
        </w:rPr>
        <w:t xml:space="preserve">instruments </w:t>
      </w:r>
      <w:ins w:id="338" w:author="MORENI NICOLA" w:date="2016-06-27T17:28:00Z">
        <w:r w:rsidR="00316B92">
          <w:rPr>
            <w:rFonts w:ascii="Courier New" w:eastAsia="Courier New" w:hAnsi="Courier New"/>
            <w:sz w:val="16"/>
            <w:szCs w:val="16"/>
          </w:rPr>
          <w:t xml:space="preserve">according to their </w:t>
        </w:r>
      </w:ins>
      <w:del w:id="339" w:author="MORENI NICOLA" w:date="2016-06-27T17:28:00Z">
        <w:r w:rsidR="00B10AD8" w:rsidDel="00316B92">
          <w:rPr>
            <w:rFonts w:ascii="Courier New" w:eastAsia="Courier New" w:hAnsi="Courier New"/>
            <w:sz w:val="16"/>
            <w:szCs w:val="16"/>
          </w:rPr>
          <w:delText>f</w:delText>
        </w:r>
      </w:del>
      <w:del w:id="340" w:author="MORENI NICOLA" w:date="2016-06-27T17:29:00Z">
        <w:r w:rsidR="00B10AD8" w:rsidDel="00316B92">
          <w:rPr>
            <w:rFonts w:ascii="Courier New" w:eastAsia="Courier New" w:hAnsi="Courier New"/>
            <w:sz w:val="16"/>
            <w:szCs w:val="16"/>
          </w:rPr>
          <w:delText xml:space="preserve">or </w:delText>
        </w:r>
      </w:del>
      <w:r w:rsidR="00B10AD8">
        <w:rPr>
          <w:rFonts w:ascii="Courier New" w:eastAsia="Courier New" w:hAnsi="Courier New"/>
          <w:sz w:val="16"/>
          <w:szCs w:val="16"/>
        </w:rPr>
        <w:t xml:space="preserve">underlying tenor but </w:t>
      </w:r>
      <w:ins w:id="341" w:author="MORENI NICOLA" w:date="2016-06-27T17:29:00Z">
        <w:r w:rsidR="00316B92">
          <w:rPr>
            <w:rFonts w:ascii="Courier New" w:eastAsia="Courier New" w:hAnsi="Courier New"/>
            <w:sz w:val="16"/>
            <w:szCs w:val="16"/>
          </w:rPr>
          <w:t xml:space="preserve">they were kept </w:t>
        </w:r>
        <w:proofErr w:type="spellStart"/>
        <w:r w:rsidR="00316B92">
          <w:rPr>
            <w:rFonts w:ascii="Courier New" w:eastAsia="Courier New" w:hAnsi="Courier New"/>
            <w:sz w:val="16"/>
            <w:szCs w:val="16"/>
          </w:rPr>
          <w:t>togheter</w:t>
        </w:r>
        <w:proofErr w:type="spellEnd"/>
        <w:r w:rsidR="00316B92">
          <w:rPr>
            <w:rFonts w:ascii="Courier New" w:eastAsia="Courier New" w:hAnsi="Courier New"/>
            <w:sz w:val="16"/>
            <w:szCs w:val="16"/>
          </w:rPr>
          <w:t>, selecting only the most liquid ones</w:t>
        </w:r>
      </w:ins>
      <w:del w:id="342" w:author="MORENI NICOLA" w:date="2016-06-27T17:29:00Z">
        <w:r w:rsidR="00B10AD8" w:rsidDel="00316B92">
          <w:rPr>
            <w:rFonts w:ascii="Courier New" w:eastAsia="Courier New" w:hAnsi="Courier New"/>
            <w:sz w:val="16"/>
            <w:szCs w:val="16"/>
          </w:rPr>
          <w:delText>just for liquidity</w:delText>
        </w:r>
      </w:del>
      <w:r w:rsidR="00B10AD8">
        <w:rPr>
          <w:rFonts w:ascii="Courier New" w:eastAsia="Courier New" w:hAnsi="Courier New"/>
          <w:sz w:val="16"/>
          <w:szCs w:val="16"/>
        </w:rPr>
        <w:t xml:space="preserve">. </w:t>
      </w:r>
    </w:p>
    <w:p w:rsidR="00B10AD8" w:rsidRDefault="00B10AD8" w:rsidP="0024109C">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For this reason, in this curve</w:t>
      </w:r>
      <w:r w:rsidR="0037533B">
        <w:rPr>
          <w:rFonts w:ascii="Courier New" w:eastAsia="Courier New" w:hAnsi="Courier New"/>
          <w:sz w:val="16"/>
          <w:szCs w:val="16"/>
        </w:rPr>
        <w:t>,</w:t>
      </w:r>
      <w:r>
        <w:rPr>
          <w:rFonts w:ascii="Courier New" w:eastAsia="Courier New" w:hAnsi="Courier New"/>
          <w:sz w:val="16"/>
          <w:szCs w:val="16"/>
        </w:rPr>
        <w:t xml:space="preserve"> you can find all deposits till the first IMM future, futures strips and finally swap with different underlying.</w:t>
      </w:r>
    </w:p>
    <w:p w:rsidR="0037533B" w:rsidRDefault="0037533B" w:rsidP="0024109C">
      <w:pPr>
        <w:tabs>
          <w:tab w:val="left" w:pos="1080"/>
        </w:tabs>
        <w:spacing w:line="269" w:lineRule="auto"/>
        <w:ind w:right="200"/>
        <w:jc w:val="both"/>
        <w:rPr>
          <w:rFonts w:ascii="Courier New" w:eastAsia="Courier New" w:hAnsi="Courier New"/>
          <w:sz w:val="16"/>
          <w:szCs w:val="16"/>
        </w:rPr>
      </w:pPr>
    </w:p>
    <w:p w:rsidR="00B10AD8" w:rsidRDefault="00B10AD8" w:rsidP="0024109C">
      <w:pPr>
        <w:tabs>
          <w:tab w:val="left" w:pos="1080"/>
        </w:tabs>
        <w:spacing w:line="269" w:lineRule="auto"/>
        <w:ind w:right="200"/>
        <w:jc w:val="both"/>
        <w:rPr>
          <w:rFonts w:ascii="Courier New" w:eastAsia="Courier New" w:hAnsi="Courier New"/>
          <w:sz w:val="16"/>
          <w:szCs w:val="16"/>
        </w:rPr>
      </w:pPr>
      <w:r>
        <w:rPr>
          <w:rFonts w:ascii="Courier New" w:eastAsia="Courier New" w:hAnsi="Courier New"/>
          <w:sz w:val="16"/>
          <w:szCs w:val="16"/>
        </w:rPr>
        <w:t>Another difference that is no</w:t>
      </w:r>
      <w:ins w:id="343" w:author="MORENI NICOLA" w:date="2016-06-27T17:30:00Z">
        <w:r w:rsidR="004C397F">
          <w:rPr>
            <w:rFonts w:ascii="Courier New" w:eastAsia="Courier New" w:hAnsi="Courier New"/>
            <w:sz w:val="16"/>
            <w:szCs w:val="16"/>
          </w:rPr>
          <w:t>t</w:t>
        </w:r>
      </w:ins>
      <w:r>
        <w:rPr>
          <w:rFonts w:ascii="Courier New" w:eastAsia="Courier New" w:hAnsi="Courier New"/>
          <w:sz w:val="16"/>
          <w:szCs w:val="16"/>
        </w:rPr>
        <w:t xml:space="preserve"> relevant anymore is visible </w:t>
      </w:r>
      <w:r w:rsidR="0037533B">
        <w:rPr>
          <w:rFonts w:ascii="Courier New" w:eastAsia="Courier New" w:hAnsi="Courier New"/>
          <w:sz w:val="16"/>
          <w:szCs w:val="16"/>
        </w:rPr>
        <w:t xml:space="preserve">in </w:t>
      </w:r>
      <w:r w:rsidR="0037533B" w:rsidRPr="0037533B">
        <w:rPr>
          <w:rFonts w:ascii="Courier New" w:eastAsia="Courier New" w:hAnsi="Courier New"/>
          <w:i/>
          <w:sz w:val="16"/>
          <w:szCs w:val="16"/>
        </w:rPr>
        <w:t>EURSTD</w:t>
      </w:r>
      <w:r w:rsidR="0037533B">
        <w:rPr>
          <w:rFonts w:ascii="Courier New" w:eastAsia="Courier New" w:hAnsi="Courier New"/>
          <w:sz w:val="16"/>
          <w:szCs w:val="16"/>
        </w:rPr>
        <w:t xml:space="preserve"> sheet </w:t>
      </w:r>
      <w:r>
        <w:rPr>
          <w:rFonts w:ascii="Courier New" w:eastAsia="Courier New" w:hAnsi="Courier New"/>
          <w:sz w:val="16"/>
          <w:szCs w:val="16"/>
        </w:rPr>
        <w:t xml:space="preserve">in </w:t>
      </w:r>
      <w:r w:rsidRPr="00B10AD8">
        <w:rPr>
          <w:rFonts w:ascii="Courier New" w:eastAsia="Courier New" w:hAnsi="Courier New"/>
          <w:b/>
          <w:sz w:val="16"/>
          <w:szCs w:val="16"/>
          <w:highlight w:val="yellow"/>
          <w:u w:val="single"/>
        </w:rPr>
        <w:t>AF</w:t>
      </w:r>
      <w:r>
        <w:rPr>
          <w:rFonts w:ascii="Courier New" w:eastAsia="Courier New" w:hAnsi="Courier New"/>
          <w:sz w:val="16"/>
          <w:szCs w:val="16"/>
        </w:rPr>
        <w:t xml:space="preserve"> column “</w:t>
      </w:r>
      <w:proofErr w:type="spellStart"/>
      <w:r w:rsidRPr="00B10AD8">
        <w:rPr>
          <w:rFonts w:ascii="Courier New" w:eastAsia="Courier New" w:hAnsi="Courier New"/>
          <w:i/>
          <w:sz w:val="16"/>
          <w:szCs w:val="16"/>
        </w:rPr>
        <w:t>Mx</w:t>
      </w:r>
      <w:proofErr w:type="spellEnd"/>
      <w:r w:rsidRPr="00B10AD8">
        <w:rPr>
          <w:rFonts w:ascii="Courier New" w:eastAsia="Courier New" w:hAnsi="Courier New"/>
          <w:i/>
          <w:sz w:val="16"/>
          <w:szCs w:val="16"/>
        </w:rPr>
        <w:t xml:space="preserve"> Convexity</w:t>
      </w:r>
      <w:r>
        <w:rPr>
          <w:rFonts w:ascii="Courier New" w:eastAsia="Courier New" w:hAnsi="Courier New"/>
          <w:sz w:val="16"/>
          <w:szCs w:val="16"/>
        </w:rPr>
        <w:t xml:space="preserve">” in which are reported futures convexity adjustment estimations. </w:t>
      </w:r>
      <w:ins w:id="344" w:author="MORENI NICOLA" w:date="2016-06-27T17:30:00Z">
        <w:r w:rsidR="004C397F">
          <w:rPr>
            <w:rFonts w:ascii="Courier New" w:eastAsia="Courier New" w:hAnsi="Courier New"/>
            <w:sz w:val="16"/>
            <w:szCs w:val="16"/>
          </w:rPr>
          <w:t>[</w:t>
        </w:r>
        <w:proofErr w:type="spellStart"/>
        <w:r w:rsidR="004C397F">
          <w:rPr>
            <w:rFonts w:ascii="Courier New" w:eastAsia="Courier New" w:hAnsi="Courier New"/>
            <w:sz w:val="16"/>
            <w:szCs w:val="16"/>
          </w:rPr>
          <w:t>i</w:t>
        </w:r>
        <w:proofErr w:type="spellEnd"/>
        <w:r w:rsidR="004C397F">
          <w:rPr>
            <w:rFonts w:ascii="Courier New" w:eastAsia="Courier New" w:hAnsi="Courier New"/>
            <w:sz w:val="16"/>
            <w:szCs w:val="16"/>
          </w:rPr>
          <w:t xml:space="preserve"> would avoid adding this information; otherwise it is important to explain why it is not relevant anymore]</w:t>
        </w:r>
      </w:ins>
    </w:p>
    <w:p w:rsidR="00B10AD8" w:rsidRDefault="00B10AD8" w:rsidP="0024109C">
      <w:pPr>
        <w:tabs>
          <w:tab w:val="left" w:pos="1080"/>
        </w:tabs>
        <w:spacing w:line="269" w:lineRule="auto"/>
        <w:ind w:right="200"/>
        <w:jc w:val="both"/>
        <w:rPr>
          <w:rFonts w:ascii="Courier New" w:eastAsia="Courier New" w:hAnsi="Courier New"/>
          <w:sz w:val="16"/>
          <w:szCs w:val="16"/>
        </w:rPr>
      </w:pPr>
    </w:p>
    <w:p w:rsidR="004F460E" w:rsidRDefault="004F460E" w:rsidP="0024109C">
      <w:pPr>
        <w:tabs>
          <w:tab w:val="left" w:pos="1080"/>
        </w:tabs>
        <w:spacing w:line="269" w:lineRule="auto"/>
        <w:ind w:right="200"/>
        <w:jc w:val="both"/>
        <w:rPr>
          <w:rFonts w:ascii="Courier New" w:eastAsia="Courier New" w:hAnsi="Courier New"/>
          <w:sz w:val="16"/>
          <w:szCs w:val="16"/>
        </w:rPr>
      </w:pPr>
    </w:p>
    <w:p w:rsidR="004F460E" w:rsidRPr="0024109C" w:rsidRDefault="004F460E" w:rsidP="004F460E">
      <w:pPr>
        <w:tabs>
          <w:tab w:val="left" w:pos="1080"/>
        </w:tabs>
        <w:spacing w:line="269" w:lineRule="auto"/>
        <w:ind w:right="200"/>
        <w:jc w:val="center"/>
        <w:rPr>
          <w:rFonts w:ascii="Courier New" w:eastAsia="Courier New" w:hAnsi="Courier New"/>
          <w:sz w:val="16"/>
          <w:szCs w:val="16"/>
        </w:rPr>
      </w:pPr>
    </w:p>
    <w:sectPr w:rsidR="004F460E" w:rsidRPr="0024109C">
      <w:pgSz w:w="12240" w:h="15840"/>
      <w:pgMar w:top="1440" w:right="1460" w:bottom="1440" w:left="1440" w:header="0" w:footer="0" w:gutter="0"/>
      <w:cols w:space="0" w:equalWidth="0">
        <w:col w:w="934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9AD" w:rsidRDefault="000359AD" w:rsidP="001919F9">
      <w:r>
        <w:separator/>
      </w:r>
    </w:p>
  </w:endnote>
  <w:endnote w:type="continuationSeparator" w:id="0">
    <w:p w:rsidR="000359AD" w:rsidRDefault="000359AD" w:rsidP="00191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9AD" w:rsidRDefault="000359AD" w:rsidP="001919F9">
      <w:r>
        <w:separator/>
      </w:r>
    </w:p>
  </w:footnote>
  <w:footnote w:type="continuationSeparator" w:id="0">
    <w:p w:rsidR="000359AD" w:rsidRDefault="000359AD" w:rsidP="001919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614201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hybridMultilevel"/>
    <w:tmpl w:val="625558EC"/>
    <w:lvl w:ilvl="0" w:tplc="57FCD25E">
      <w:start w:val="1"/>
      <w:numFmt w:val="decimal"/>
      <w:lvlText w:val="%1."/>
      <w:lvlJc w:val="left"/>
    </w:lvl>
    <w:lvl w:ilvl="1" w:tplc="1DDCF9B2">
      <w:start w:val="1"/>
      <w:numFmt w:val="bullet"/>
      <w:lvlText w:val=""/>
      <w:lvlJc w:val="left"/>
    </w:lvl>
    <w:lvl w:ilvl="2" w:tplc="BF3E57EC">
      <w:start w:val="1"/>
      <w:numFmt w:val="bullet"/>
      <w:lvlText w:val=""/>
      <w:lvlJc w:val="left"/>
    </w:lvl>
    <w:lvl w:ilvl="3" w:tplc="8A0C6918">
      <w:start w:val="1"/>
      <w:numFmt w:val="bullet"/>
      <w:lvlText w:val=""/>
      <w:lvlJc w:val="left"/>
    </w:lvl>
    <w:lvl w:ilvl="4" w:tplc="4FC48F50">
      <w:start w:val="1"/>
      <w:numFmt w:val="bullet"/>
      <w:lvlText w:val=""/>
      <w:lvlJc w:val="left"/>
    </w:lvl>
    <w:lvl w:ilvl="5" w:tplc="58262640">
      <w:start w:val="1"/>
      <w:numFmt w:val="bullet"/>
      <w:lvlText w:val=""/>
      <w:lvlJc w:val="left"/>
    </w:lvl>
    <w:lvl w:ilvl="6" w:tplc="D3EA4C5C">
      <w:start w:val="1"/>
      <w:numFmt w:val="bullet"/>
      <w:lvlText w:val=""/>
      <w:lvlJc w:val="left"/>
    </w:lvl>
    <w:lvl w:ilvl="7" w:tplc="CE44B4C4">
      <w:start w:val="1"/>
      <w:numFmt w:val="bullet"/>
      <w:lvlText w:val=""/>
      <w:lvlJc w:val="left"/>
    </w:lvl>
    <w:lvl w:ilvl="8" w:tplc="7BB0A698">
      <w:start w:val="1"/>
      <w:numFmt w:val="bullet"/>
      <w:lvlText w:val=""/>
      <w:lvlJc w:val="left"/>
    </w:lvl>
  </w:abstractNum>
  <w:abstractNum w:abstractNumId="2">
    <w:nsid w:val="00000002"/>
    <w:multiLevelType w:val="hybridMultilevel"/>
    <w:tmpl w:val="238E1F28"/>
    <w:lvl w:ilvl="0" w:tplc="EE2CBBD0">
      <w:start w:val="2"/>
      <w:numFmt w:val="decimal"/>
      <w:lvlText w:val="%1."/>
      <w:lvlJc w:val="left"/>
    </w:lvl>
    <w:lvl w:ilvl="1" w:tplc="A3FA4C4E">
      <w:start w:val="1"/>
      <w:numFmt w:val="bullet"/>
      <w:lvlText w:val=""/>
      <w:lvlJc w:val="left"/>
    </w:lvl>
    <w:lvl w:ilvl="2" w:tplc="E2600402">
      <w:start w:val="1"/>
      <w:numFmt w:val="bullet"/>
      <w:lvlText w:val=""/>
      <w:lvlJc w:val="left"/>
    </w:lvl>
    <w:lvl w:ilvl="3" w:tplc="0F30FA7A">
      <w:start w:val="1"/>
      <w:numFmt w:val="bullet"/>
      <w:lvlText w:val=""/>
      <w:lvlJc w:val="left"/>
    </w:lvl>
    <w:lvl w:ilvl="4" w:tplc="D5FA5724">
      <w:start w:val="1"/>
      <w:numFmt w:val="bullet"/>
      <w:lvlText w:val=""/>
      <w:lvlJc w:val="left"/>
    </w:lvl>
    <w:lvl w:ilvl="5" w:tplc="6396E600">
      <w:start w:val="1"/>
      <w:numFmt w:val="bullet"/>
      <w:lvlText w:val=""/>
      <w:lvlJc w:val="left"/>
    </w:lvl>
    <w:lvl w:ilvl="6" w:tplc="35300416">
      <w:start w:val="1"/>
      <w:numFmt w:val="bullet"/>
      <w:lvlText w:val=""/>
      <w:lvlJc w:val="left"/>
    </w:lvl>
    <w:lvl w:ilvl="7" w:tplc="0AEC7D44">
      <w:start w:val="1"/>
      <w:numFmt w:val="bullet"/>
      <w:lvlText w:val=""/>
      <w:lvlJc w:val="left"/>
    </w:lvl>
    <w:lvl w:ilvl="8" w:tplc="264C9FD8">
      <w:start w:val="1"/>
      <w:numFmt w:val="bullet"/>
      <w:lvlText w:val=""/>
      <w:lvlJc w:val="left"/>
    </w:lvl>
  </w:abstractNum>
  <w:abstractNum w:abstractNumId="3">
    <w:nsid w:val="00000003"/>
    <w:multiLevelType w:val="hybridMultilevel"/>
    <w:tmpl w:val="46E87CCC"/>
    <w:lvl w:ilvl="0" w:tplc="4ED0EE3E">
      <w:start w:val="4"/>
      <w:numFmt w:val="decimal"/>
      <w:lvlText w:val="%1."/>
      <w:lvlJc w:val="left"/>
    </w:lvl>
    <w:lvl w:ilvl="1" w:tplc="73F266A2">
      <w:start w:val="1"/>
      <w:numFmt w:val="bullet"/>
      <w:lvlText w:val=""/>
      <w:lvlJc w:val="left"/>
    </w:lvl>
    <w:lvl w:ilvl="2" w:tplc="E71A9630">
      <w:start w:val="1"/>
      <w:numFmt w:val="bullet"/>
      <w:lvlText w:val=""/>
      <w:lvlJc w:val="left"/>
    </w:lvl>
    <w:lvl w:ilvl="3" w:tplc="29F4DF76">
      <w:start w:val="1"/>
      <w:numFmt w:val="bullet"/>
      <w:lvlText w:val=""/>
      <w:lvlJc w:val="left"/>
    </w:lvl>
    <w:lvl w:ilvl="4" w:tplc="40D6A682">
      <w:start w:val="1"/>
      <w:numFmt w:val="bullet"/>
      <w:lvlText w:val=""/>
      <w:lvlJc w:val="left"/>
    </w:lvl>
    <w:lvl w:ilvl="5" w:tplc="3712FCBE">
      <w:start w:val="1"/>
      <w:numFmt w:val="bullet"/>
      <w:lvlText w:val=""/>
      <w:lvlJc w:val="left"/>
    </w:lvl>
    <w:lvl w:ilvl="6" w:tplc="96EA1F40">
      <w:start w:val="1"/>
      <w:numFmt w:val="bullet"/>
      <w:lvlText w:val=""/>
      <w:lvlJc w:val="left"/>
    </w:lvl>
    <w:lvl w:ilvl="7" w:tplc="4934C35C">
      <w:start w:val="1"/>
      <w:numFmt w:val="bullet"/>
      <w:lvlText w:val=""/>
      <w:lvlJc w:val="left"/>
    </w:lvl>
    <w:lvl w:ilvl="8" w:tplc="131680AA">
      <w:start w:val="1"/>
      <w:numFmt w:val="bullet"/>
      <w:lvlText w:val=""/>
      <w:lvlJc w:val="left"/>
    </w:lvl>
  </w:abstractNum>
  <w:abstractNum w:abstractNumId="4">
    <w:nsid w:val="00000004"/>
    <w:multiLevelType w:val="hybridMultilevel"/>
    <w:tmpl w:val="3D1B58BA"/>
    <w:lvl w:ilvl="0" w:tplc="5544948A">
      <w:start w:val="1"/>
      <w:numFmt w:val="lowerLetter"/>
      <w:lvlText w:val="%1."/>
      <w:lvlJc w:val="left"/>
    </w:lvl>
    <w:lvl w:ilvl="1" w:tplc="DF3E0228">
      <w:start w:val="1"/>
      <w:numFmt w:val="bullet"/>
      <w:lvlText w:val=""/>
      <w:lvlJc w:val="left"/>
    </w:lvl>
    <w:lvl w:ilvl="2" w:tplc="2124E568">
      <w:start w:val="1"/>
      <w:numFmt w:val="bullet"/>
      <w:lvlText w:val=""/>
      <w:lvlJc w:val="left"/>
    </w:lvl>
    <w:lvl w:ilvl="3" w:tplc="75001FF8">
      <w:start w:val="1"/>
      <w:numFmt w:val="bullet"/>
      <w:lvlText w:val=""/>
      <w:lvlJc w:val="left"/>
    </w:lvl>
    <w:lvl w:ilvl="4" w:tplc="C1043220">
      <w:start w:val="1"/>
      <w:numFmt w:val="bullet"/>
      <w:lvlText w:val=""/>
      <w:lvlJc w:val="left"/>
    </w:lvl>
    <w:lvl w:ilvl="5" w:tplc="55D2B030">
      <w:start w:val="1"/>
      <w:numFmt w:val="bullet"/>
      <w:lvlText w:val=""/>
      <w:lvlJc w:val="left"/>
    </w:lvl>
    <w:lvl w:ilvl="6" w:tplc="D14C04F2">
      <w:start w:val="1"/>
      <w:numFmt w:val="bullet"/>
      <w:lvlText w:val=""/>
      <w:lvlJc w:val="left"/>
    </w:lvl>
    <w:lvl w:ilvl="7" w:tplc="020CF848">
      <w:start w:val="1"/>
      <w:numFmt w:val="bullet"/>
      <w:lvlText w:val=""/>
      <w:lvlJc w:val="left"/>
    </w:lvl>
    <w:lvl w:ilvl="8" w:tplc="99EA1C8A">
      <w:start w:val="1"/>
      <w:numFmt w:val="bullet"/>
      <w:lvlText w:val=""/>
      <w:lvlJc w:val="left"/>
    </w:lvl>
  </w:abstractNum>
  <w:abstractNum w:abstractNumId="5">
    <w:nsid w:val="00000005"/>
    <w:multiLevelType w:val="hybridMultilevel"/>
    <w:tmpl w:val="507ED7AA"/>
    <w:lvl w:ilvl="0" w:tplc="5644F67A">
      <w:start w:val="2"/>
      <w:numFmt w:val="lowerLetter"/>
      <w:lvlText w:val="%1."/>
      <w:lvlJc w:val="left"/>
    </w:lvl>
    <w:lvl w:ilvl="1" w:tplc="6D2484E6">
      <w:start w:val="1"/>
      <w:numFmt w:val="bullet"/>
      <w:lvlText w:val=""/>
      <w:lvlJc w:val="left"/>
    </w:lvl>
    <w:lvl w:ilvl="2" w:tplc="080E502C">
      <w:start w:val="1"/>
      <w:numFmt w:val="bullet"/>
      <w:lvlText w:val=""/>
      <w:lvlJc w:val="left"/>
    </w:lvl>
    <w:lvl w:ilvl="3" w:tplc="2F08BA0E">
      <w:start w:val="1"/>
      <w:numFmt w:val="bullet"/>
      <w:lvlText w:val=""/>
      <w:lvlJc w:val="left"/>
    </w:lvl>
    <w:lvl w:ilvl="4" w:tplc="58726FA4">
      <w:start w:val="1"/>
      <w:numFmt w:val="bullet"/>
      <w:lvlText w:val=""/>
      <w:lvlJc w:val="left"/>
    </w:lvl>
    <w:lvl w:ilvl="5" w:tplc="8A206ED8">
      <w:start w:val="1"/>
      <w:numFmt w:val="bullet"/>
      <w:lvlText w:val=""/>
      <w:lvlJc w:val="left"/>
    </w:lvl>
    <w:lvl w:ilvl="6" w:tplc="F0908A22">
      <w:start w:val="1"/>
      <w:numFmt w:val="bullet"/>
      <w:lvlText w:val=""/>
      <w:lvlJc w:val="left"/>
    </w:lvl>
    <w:lvl w:ilvl="7" w:tplc="C798947E">
      <w:start w:val="1"/>
      <w:numFmt w:val="bullet"/>
      <w:lvlText w:val=""/>
      <w:lvlJc w:val="left"/>
    </w:lvl>
    <w:lvl w:ilvl="8" w:tplc="47167CCA">
      <w:start w:val="1"/>
      <w:numFmt w:val="bullet"/>
      <w:lvlText w:val=""/>
      <w:lvlJc w:val="left"/>
    </w:lvl>
  </w:abstractNum>
  <w:abstractNum w:abstractNumId="6">
    <w:nsid w:val="00000006"/>
    <w:multiLevelType w:val="hybridMultilevel"/>
    <w:tmpl w:val="2EB141F2"/>
    <w:lvl w:ilvl="0" w:tplc="A1CC7A50">
      <w:start w:val="5"/>
      <w:numFmt w:val="decimal"/>
      <w:lvlText w:val="%1."/>
      <w:lvlJc w:val="left"/>
    </w:lvl>
    <w:lvl w:ilvl="1" w:tplc="B10475A2">
      <w:start w:val="1"/>
      <w:numFmt w:val="bullet"/>
      <w:lvlText w:val=""/>
      <w:lvlJc w:val="left"/>
    </w:lvl>
    <w:lvl w:ilvl="2" w:tplc="3EF25E28">
      <w:start w:val="1"/>
      <w:numFmt w:val="bullet"/>
      <w:lvlText w:val=""/>
      <w:lvlJc w:val="left"/>
    </w:lvl>
    <w:lvl w:ilvl="3" w:tplc="A2BEF262">
      <w:start w:val="1"/>
      <w:numFmt w:val="bullet"/>
      <w:lvlText w:val=""/>
      <w:lvlJc w:val="left"/>
    </w:lvl>
    <w:lvl w:ilvl="4" w:tplc="20E2F39E">
      <w:start w:val="1"/>
      <w:numFmt w:val="bullet"/>
      <w:lvlText w:val=""/>
      <w:lvlJc w:val="left"/>
    </w:lvl>
    <w:lvl w:ilvl="5" w:tplc="B9E407B6">
      <w:start w:val="1"/>
      <w:numFmt w:val="bullet"/>
      <w:lvlText w:val=""/>
      <w:lvlJc w:val="left"/>
    </w:lvl>
    <w:lvl w:ilvl="6" w:tplc="41966C96">
      <w:start w:val="1"/>
      <w:numFmt w:val="bullet"/>
      <w:lvlText w:val=""/>
      <w:lvlJc w:val="left"/>
    </w:lvl>
    <w:lvl w:ilvl="7" w:tplc="434068A0">
      <w:start w:val="1"/>
      <w:numFmt w:val="bullet"/>
      <w:lvlText w:val=""/>
      <w:lvlJc w:val="left"/>
    </w:lvl>
    <w:lvl w:ilvl="8" w:tplc="5532E5B0">
      <w:start w:val="1"/>
      <w:numFmt w:val="bullet"/>
      <w:lvlText w:val=""/>
      <w:lvlJc w:val="left"/>
    </w:lvl>
  </w:abstractNum>
  <w:abstractNum w:abstractNumId="7">
    <w:nsid w:val="00000007"/>
    <w:multiLevelType w:val="hybridMultilevel"/>
    <w:tmpl w:val="41B71EFA"/>
    <w:lvl w:ilvl="0" w:tplc="F5C67694">
      <w:start w:val="6"/>
      <w:numFmt w:val="decimal"/>
      <w:lvlText w:val="%1."/>
      <w:lvlJc w:val="left"/>
    </w:lvl>
    <w:lvl w:ilvl="1" w:tplc="AA90F4C4">
      <w:start w:val="1"/>
      <w:numFmt w:val="lowerLetter"/>
      <w:lvlText w:val="%2."/>
      <w:lvlJc w:val="left"/>
    </w:lvl>
    <w:lvl w:ilvl="2" w:tplc="CF0EF53A">
      <w:start w:val="1"/>
      <w:numFmt w:val="bullet"/>
      <w:lvlText w:val=""/>
      <w:lvlJc w:val="left"/>
    </w:lvl>
    <w:lvl w:ilvl="3" w:tplc="66867E54">
      <w:start w:val="1"/>
      <w:numFmt w:val="bullet"/>
      <w:lvlText w:val=""/>
      <w:lvlJc w:val="left"/>
    </w:lvl>
    <w:lvl w:ilvl="4" w:tplc="D57803E2">
      <w:start w:val="1"/>
      <w:numFmt w:val="bullet"/>
      <w:lvlText w:val=""/>
      <w:lvlJc w:val="left"/>
    </w:lvl>
    <w:lvl w:ilvl="5" w:tplc="6C627BF2">
      <w:start w:val="1"/>
      <w:numFmt w:val="bullet"/>
      <w:lvlText w:val=""/>
      <w:lvlJc w:val="left"/>
    </w:lvl>
    <w:lvl w:ilvl="6" w:tplc="9A763166">
      <w:start w:val="1"/>
      <w:numFmt w:val="bullet"/>
      <w:lvlText w:val=""/>
      <w:lvlJc w:val="left"/>
    </w:lvl>
    <w:lvl w:ilvl="7" w:tplc="7E10AC46">
      <w:start w:val="1"/>
      <w:numFmt w:val="bullet"/>
      <w:lvlText w:val=""/>
      <w:lvlJc w:val="left"/>
    </w:lvl>
    <w:lvl w:ilvl="8" w:tplc="91E0C15A">
      <w:start w:val="1"/>
      <w:numFmt w:val="bullet"/>
      <w:lvlText w:val=""/>
      <w:lvlJc w:val="left"/>
    </w:lvl>
  </w:abstractNum>
  <w:abstractNum w:abstractNumId="8">
    <w:nsid w:val="01413E71"/>
    <w:multiLevelType w:val="hybridMultilevel"/>
    <w:tmpl w:val="2E34001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02B628E8"/>
    <w:multiLevelType w:val="hybridMultilevel"/>
    <w:tmpl w:val="1408EFD4"/>
    <w:lvl w:ilvl="0" w:tplc="04090019">
      <w:start w:val="1"/>
      <w:numFmt w:val="lowerLetter"/>
      <w:lvlText w:val="%1."/>
      <w:lvlJc w:val="left"/>
      <w:pPr>
        <w:ind w:left="720" w:hanging="360"/>
      </w:pPr>
      <w:rPr>
        <w:rFonts w:ascii="Times New Roman" w:eastAsia="Times New Roman" w:hAnsi="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F4A09"/>
    <w:multiLevelType w:val="hybridMultilevel"/>
    <w:tmpl w:val="2D847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3F45F5"/>
    <w:multiLevelType w:val="hybridMultilevel"/>
    <w:tmpl w:val="F2369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2441F2"/>
    <w:multiLevelType w:val="hybridMultilevel"/>
    <w:tmpl w:val="19509AAE"/>
    <w:lvl w:ilvl="0" w:tplc="AF84D6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C59A3"/>
    <w:multiLevelType w:val="hybridMultilevel"/>
    <w:tmpl w:val="0E02E682"/>
    <w:lvl w:ilvl="0" w:tplc="D696EBC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1F942DE3"/>
    <w:multiLevelType w:val="hybridMultilevel"/>
    <w:tmpl w:val="CA0A70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5342F3"/>
    <w:multiLevelType w:val="hybridMultilevel"/>
    <w:tmpl w:val="EBF6EF3C"/>
    <w:lvl w:ilvl="0" w:tplc="F3AA8AC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nsid w:val="242973F8"/>
    <w:multiLevelType w:val="hybridMultilevel"/>
    <w:tmpl w:val="FCC6F154"/>
    <w:lvl w:ilvl="0" w:tplc="D2580BE6">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7">
    <w:nsid w:val="28975BA1"/>
    <w:multiLevelType w:val="hybridMultilevel"/>
    <w:tmpl w:val="2E54DB2A"/>
    <w:lvl w:ilvl="0" w:tplc="04090019">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2A98524F"/>
    <w:multiLevelType w:val="hybridMultilevel"/>
    <w:tmpl w:val="625558EC"/>
    <w:lvl w:ilvl="0" w:tplc="AFDC053C">
      <w:start w:val="1"/>
      <w:numFmt w:val="decimal"/>
      <w:lvlText w:val="%1."/>
      <w:lvlJc w:val="left"/>
    </w:lvl>
    <w:lvl w:ilvl="1" w:tplc="5178F318">
      <w:start w:val="1"/>
      <w:numFmt w:val="bullet"/>
      <w:lvlText w:val=""/>
      <w:lvlJc w:val="left"/>
    </w:lvl>
    <w:lvl w:ilvl="2" w:tplc="747E9D58">
      <w:start w:val="1"/>
      <w:numFmt w:val="bullet"/>
      <w:lvlText w:val=""/>
      <w:lvlJc w:val="left"/>
    </w:lvl>
    <w:lvl w:ilvl="3" w:tplc="C9E4DD00">
      <w:start w:val="1"/>
      <w:numFmt w:val="bullet"/>
      <w:lvlText w:val=""/>
      <w:lvlJc w:val="left"/>
    </w:lvl>
    <w:lvl w:ilvl="4" w:tplc="E7B6E31A">
      <w:start w:val="1"/>
      <w:numFmt w:val="bullet"/>
      <w:lvlText w:val=""/>
      <w:lvlJc w:val="left"/>
    </w:lvl>
    <w:lvl w:ilvl="5" w:tplc="0F1C113A">
      <w:start w:val="1"/>
      <w:numFmt w:val="bullet"/>
      <w:lvlText w:val=""/>
      <w:lvlJc w:val="left"/>
    </w:lvl>
    <w:lvl w:ilvl="6" w:tplc="4482A2D6">
      <w:start w:val="1"/>
      <w:numFmt w:val="bullet"/>
      <w:lvlText w:val=""/>
      <w:lvlJc w:val="left"/>
    </w:lvl>
    <w:lvl w:ilvl="7" w:tplc="77DA4F76">
      <w:start w:val="1"/>
      <w:numFmt w:val="bullet"/>
      <w:lvlText w:val=""/>
      <w:lvlJc w:val="left"/>
    </w:lvl>
    <w:lvl w:ilvl="8" w:tplc="B328851E">
      <w:start w:val="1"/>
      <w:numFmt w:val="bullet"/>
      <w:lvlText w:val=""/>
      <w:lvlJc w:val="left"/>
    </w:lvl>
  </w:abstractNum>
  <w:abstractNum w:abstractNumId="19">
    <w:nsid w:val="2EEE1DD9"/>
    <w:multiLevelType w:val="hybridMultilevel"/>
    <w:tmpl w:val="15C0E6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D152B3"/>
    <w:multiLevelType w:val="hybridMultilevel"/>
    <w:tmpl w:val="340AC404"/>
    <w:lvl w:ilvl="0" w:tplc="6186B0FE">
      <w:start w:val="1"/>
      <w:numFmt w:val="lowerLetter"/>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0C5FE9"/>
    <w:multiLevelType w:val="hybridMultilevel"/>
    <w:tmpl w:val="FF6A1240"/>
    <w:lvl w:ilvl="0" w:tplc="ADE2518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nsid w:val="510B6B97"/>
    <w:multiLevelType w:val="hybridMultilevel"/>
    <w:tmpl w:val="4BFC6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BC44E8"/>
    <w:multiLevelType w:val="hybridMultilevel"/>
    <w:tmpl w:val="535081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CED4B0D"/>
    <w:multiLevelType w:val="hybridMultilevel"/>
    <w:tmpl w:val="15C0E6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7873FC"/>
    <w:multiLevelType w:val="hybridMultilevel"/>
    <w:tmpl w:val="DA604172"/>
    <w:lvl w:ilvl="0" w:tplc="2C2C0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7"/>
  </w:num>
  <w:num w:numId="9">
    <w:abstractNumId w:val="13"/>
  </w:num>
  <w:num w:numId="10">
    <w:abstractNumId w:val="15"/>
  </w:num>
  <w:num w:numId="11">
    <w:abstractNumId w:val="21"/>
  </w:num>
  <w:num w:numId="12">
    <w:abstractNumId w:val="22"/>
  </w:num>
  <w:num w:numId="13">
    <w:abstractNumId w:val="16"/>
  </w:num>
  <w:num w:numId="14">
    <w:abstractNumId w:val="10"/>
  </w:num>
  <w:num w:numId="15">
    <w:abstractNumId w:val="20"/>
  </w:num>
  <w:num w:numId="16">
    <w:abstractNumId w:val="12"/>
  </w:num>
  <w:num w:numId="17">
    <w:abstractNumId w:val="24"/>
  </w:num>
  <w:num w:numId="18">
    <w:abstractNumId w:val="23"/>
  </w:num>
  <w:num w:numId="19">
    <w:abstractNumId w:val="0"/>
  </w:num>
  <w:num w:numId="20">
    <w:abstractNumId w:val="23"/>
  </w:num>
  <w:num w:numId="21">
    <w:abstractNumId w:val="25"/>
  </w:num>
  <w:num w:numId="22">
    <w:abstractNumId w:val="19"/>
  </w:num>
  <w:num w:numId="23">
    <w:abstractNumId w:val="18"/>
  </w:num>
  <w:num w:numId="24">
    <w:abstractNumId w:val="8"/>
  </w:num>
  <w:num w:numId="25">
    <w:abstractNumId w:val="9"/>
  </w:num>
  <w:num w:numId="26">
    <w:abstractNumId w:val="11"/>
  </w:num>
  <w:num w:numId="2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E2"/>
    <w:rsid w:val="00006569"/>
    <w:rsid w:val="000359AD"/>
    <w:rsid w:val="00083D66"/>
    <w:rsid w:val="000902BA"/>
    <w:rsid w:val="0009276C"/>
    <w:rsid w:val="000951D1"/>
    <w:rsid w:val="000A38D2"/>
    <w:rsid w:val="000B7BF7"/>
    <w:rsid w:val="000B7C5E"/>
    <w:rsid w:val="000C28B3"/>
    <w:rsid w:val="000C7F09"/>
    <w:rsid w:val="000E2147"/>
    <w:rsid w:val="000E2AFE"/>
    <w:rsid w:val="000E471A"/>
    <w:rsid w:val="00104122"/>
    <w:rsid w:val="00143447"/>
    <w:rsid w:val="00150140"/>
    <w:rsid w:val="001607B7"/>
    <w:rsid w:val="00162F35"/>
    <w:rsid w:val="00180E6B"/>
    <w:rsid w:val="001849CF"/>
    <w:rsid w:val="00184D90"/>
    <w:rsid w:val="001919F9"/>
    <w:rsid w:val="001954CD"/>
    <w:rsid w:val="001A1141"/>
    <w:rsid w:val="001D6309"/>
    <w:rsid w:val="001E696C"/>
    <w:rsid w:val="00203CF9"/>
    <w:rsid w:val="00222276"/>
    <w:rsid w:val="00222A46"/>
    <w:rsid w:val="0022451F"/>
    <w:rsid w:val="00233175"/>
    <w:rsid w:val="0024109C"/>
    <w:rsid w:val="002531EF"/>
    <w:rsid w:val="00276A10"/>
    <w:rsid w:val="00293F99"/>
    <w:rsid w:val="002A64DA"/>
    <w:rsid w:val="002B4E3C"/>
    <w:rsid w:val="002E0DE2"/>
    <w:rsid w:val="002E2734"/>
    <w:rsid w:val="00301B8D"/>
    <w:rsid w:val="00313877"/>
    <w:rsid w:val="0031642C"/>
    <w:rsid w:val="00316B92"/>
    <w:rsid w:val="003270D3"/>
    <w:rsid w:val="003377D3"/>
    <w:rsid w:val="00350B05"/>
    <w:rsid w:val="00351B7D"/>
    <w:rsid w:val="00356BC6"/>
    <w:rsid w:val="003570AC"/>
    <w:rsid w:val="0037533B"/>
    <w:rsid w:val="003C0132"/>
    <w:rsid w:val="003D18AE"/>
    <w:rsid w:val="004200E4"/>
    <w:rsid w:val="004313D6"/>
    <w:rsid w:val="00440FA1"/>
    <w:rsid w:val="00463B97"/>
    <w:rsid w:val="004754F0"/>
    <w:rsid w:val="00480780"/>
    <w:rsid w:val="0048623B"/>
    <w:rsid w:val="004A5416"/>
    <w:rsid w:val="004C3502"/>
    <w:rsid w:val="004C397F"/>
    <w:rsid w:val="004C711C"/>
    <w:rsid w:val="004D1B2C"/>
    <w:rsid w:val="004E649C"/>
    <w:rsid w:val="004F460E"/>
    <w:rsid w:val="0051497B"/>
    <w:rsid w:val="005265BA"/>
    <w:rsid w:val="005508FB"/>
    <w:rsid w:val="005568D6"/>
    <w:rsid w:val="00565683"/>
    <w:rsid w:val="00576D00"/>
    <w:rsid w:val="005B070F"/>
    <w:rsid w:val="005C1D60"/>
    <w:rsid w:val="005C773B"/>
    <w:rsid w:val="005F4928"/>
    <w:rsid w:val="00602640"/>
    <w:rsid w:val="006111D7"/>
    <w:rsid w:val="00613BC3"/>
    <w:rsid w:val="00624673"/>
    <w:rsid w:val="00627F62"/>
    <w:rsid w:val="0064077E"/>
    <w:rsid w:val="0064091F"/>
    <w:rsid w:val="00651171"/>
    <w:rsid w:val="00666F95"/>
    <w:rsid w:val="00671904"/>
    <w:rsid w:val="006741D2"/>
    <w:rsid w:val="00677171"/>
    <w:rsid w:val="00684163"/>
    <w:rsid w:val="006D75DF"/>
    <w:rsid w:val="006F679E"/>
    <w:rsid w:val="007123B3"/>
    <w:rsid w:val="00713F0E"/>
    <w:rsid w:val="007177C1"/>
    <w:rsid w:val="00731AB5"/>
    <w:rsid w:val="0073372A"/>
    <w:rsid w:val="00750A60"/>
    <w:rsid w:val="00765746"/>
    <w:rsid w:val="00786AA5"/>
    <w:rsid w:val="0079433C"/>
    <w:rsid w:val="00797151"/>
    <w:rsid w:val="007A4F22"/>
    <w:rsid w:val="007C040E"/>
    <w:rsid w:val="008007DB"/>
    <w:rsid w:val="0080297D"/>
    <w:rsid w:val="00820241"/>
    <w:rsid w:val="0083006D"/>
    <w:rsid w:val="008541B6"/>
    <w:rsid w:val="0087095B"/>
    <w:rsid w:val="00872E35"/>
    <w:rsid w:val="00874318"/>
    <w:rsid w:val="00877501"/>
    <w:rsid w:val="008E00C0"/>
    <w:rsid w:val="008E26B2"/>
    <w:rsid w:val="008E5D3E"/>
    <w:rsid w:val="008F0E70"/>
    <w:rsid w:val="00923DED"/>
    <w:rsid w:val="00934678"/>
    <w:rsid w:val="00934FD8"/>
    <w:rsid w:val="0093546D"/>
    <w:rsid w:val="00936C0A"/>
    <w:rsid w:val="0095566F"/>
    <w:rsid w:val="00962559"/>
    <w:rsid w:val="00996E09"/>
    <w:rsid w:val="009A789C"/>
    <w:rsid w:val="009B5A5A"/>
    <w:rsid w:val="009C16DF"/>
    <w:rsid w:val="009C645E"/>
    <w:rsid w:val="009C7DF4"/>
    <w:rsid w:val="009D4301"/>
    <w:rsid w:val="009D7577"/>
    <w:rsid w:val="009E52E4"/>
    <w:rsid w:val="00A10292"/>
    <w:rsid w:val="00A10A2E"/>
    <w:rsid w:val="00A24A6A"/>
    <w:rsid w:val="00A36ADD"/>
    <w:rsid w:val="00A457AF"/>
    <w:rsid w:val="00A5189C"/>
    <w:rsid w:val="00A6167F"/>
    <w:rsid w:val="00A674A0"/>
    <w:rsid w:val="00A73D0E"/>
    <w:rsid w:val="00A753AD"/>
    <w:rsid w:val="00A92FAF"/>
    <w:rsid w:val="00A96F85"/>
    <w:rsid w:val="00AA7CA6"/>
    <w:rsid w:val="00AB4425"/>
    <w:rsid w:val="00AE20F5"/>
    <w:rsid w:val="00AE2BFA"/>
    <w:rsid w:val="00AF7E66"/>
    <w:rsid w:val="00B10AD8"/>
    <w:rsid w:val="00B318F2"/>
    <w:rsid w:val="00B726E7"/>
    <w:rsid w:val="00BA4DE0"/>
    <w:rsid w:val="00BB7FC3"/>
    <w:rsid w:val="00BC2847"/>
    <w:rsid w:val="00BC380F"/>
    <w:rsid w:val="00BD0E34"/>
    <w:rsid w:val="00BE5860"/>
    <w:rsid w:val="00C123A1"/>
    <w:rsid w:val="00C3767E"/>
    <w:rsid w:val="00C442C8"/>
    <w:rsid w:val="00C51325"/>
    <w:rsid w:val="00C55271"/>
    <w:rsid w:val="00C639B7"/>
    <w:rsid w:val="00CC7CA7"/>
    <w:rsid w:val="00CF0E93"/>
    <w:rsid w:val="00CF1A77"/>
    <w:rsid w:val="00D168B1"/>
    <w:rsid w:val="00D33269"/>
    <w:rsid w:val="00D5188B"/>
    <w:rsid w:val="00D52987"/>
    <w:rsid w:val="00D8509C"/>
    <w:rsid w:val="00D91FC7"/>
    <w:rsid w:val="00D97855"/>
    <w:rsid w:val="00DD1B64"/>
    <w:rsid w:val="00E06A17"/>
    <w:rsid w:val="00E22087"/>
    <w:rsid w:val="00E231D6"/>
    <w:rsid w:val="00E41706"/>
    <w:rsid w:val="00E54EA6"/>
    <w:rsid w:val="00E707AB"/>
    <w:rsid w:val="00E7205F"/>
    <w:rsid w:val="00E73A68"/>
    <w:rsid w:val="00E93DFA"/>
    <w:rsid w:val="00E96A90"/>
    <w:rsid w:val="00EA34A5"/>
    <w:rsid w:val="00EA4BAD"/>
    <w:rsid w:val="00EF4373"/>
    <w:rsid w:val="00F05458"/>
    <w:rsid w:val="00F13895"/>
    <w:rsid w:val="00F15CCE"/>
    <w:rsid w:val="00F21969"/>
    <w:rsid w:val="00F249A4"/>
    <w:rsid w:val="00F24A1C"/>
    <w:rsid w:val="00F412E9"/>
    <w:rsid w:val="00F81A17"/>
    <w:rsid w:val="00F876E4"/>
    <w:rsid w:val="00FA2396"/>
    <w:rsid w:val="00FF1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DE2"/>
    <w:pPr>
      <w:ind w:left="720"/>
    </w:pPr>
  </w:style>
  <w:style w:type="paragraph" w:styleId="Header">
    <w:name w:val="header"/>
    <w:basedOn w:val="Normal"/>
    <w:link w:val="HeaderChar"/>
    <w:uiPriority w:val="99"/>
    <w:unhideWhenUsed/>
    <w:rsid w:val="001919F9"/>
    <w:pPr>
      <w:tabs>
        <w:tab w:val="center" w:pos="4680"/>
        <w:tab w:val="right" w:pos="9360"/>
      </w:tabs>
    </w:pPr>
  </w:style>
  <w:style w:type="character" w:customStyle="1" w:styleId="HeaderChar">
    <w:name w:val="Header Char"/>
    <w:basedOn w:val="DefaultParagraphFont"/>
    <w:link w:val="Header"/>
    <w:uiPriority w:val="99"/>
    <w:rsid w:val="001919F9"/>
  </w:style>
  <w:style w:type="paragraph" w:styleId="Footer">
    <w:name w:val="footer"/>
    <w:basedOn w:val="Normal"/>
    <w:link w:val="FooterChar"/>
    <w:uiPriority w:val="99"/>
    <w:unhideWhenUsed/>
    <w:rsid w:val="001919F9"/>
    <w:pPr>
      <w:tabs>
        <w:tab w:val="center" w:pos="4680"/>
        <w:tab w:val="right" w:pos="9360"/>
      </w:tabs>
    </w:pPr>
  </w:style>
  <w:style w:type="character" w:customStyle="1" w:styleId="FooterChar">
    <w:name w:val="Footer Char"/>
    <w:basedOn w:val="DefaultParagraphFont"/>
    <w:link w:val="Footer"/>
    <w:uiPriority w:val="99"/>
    <w:rsid w:val="001919F9"/>
  </w:style>
  <w:style w:type="paragraph" w:styleId="Caption">
    <w:name w:val="caption"/>
    <w:basedOn w:val="Normal"/>
    <w:next w:val="Normal"/>
    <w:uiPriority w:val="35"/>
    <w:unhideWhenUsed/>
    <w:qFormat/>
    <w:rsid w:val="00EA4BAD"/>
    <w:rPr>
      <w:b/>
      <w:bCs/>
    </w:rPr>
  </w:style>
  <w:style w:type="paragraph" w:styleId="BodyText3">
    <w:name w:val="Body Text 3"/>
    <w:basedOn w:val="Normal"/>
    <w:link w:val="BodyText3Char"/>
    <w:unhideWhenUsed/>
    <w:rsid w:val="002B4E3C"/>
    <w:rPr>
      <w:rFonts w:ascii="Times New Roman" w:eastAsia="Times New Roman" w:hAnsi="Times New Roman" w:cs="Times New Roman"/>
      <w:sz w:val="24"/>
      <w:lang w:eastAsia="it-IT"/>
    </w:rPr>
  </w:style>
  <w:style w:type="character" w:customStyle="1" w:styleId="BodyText3Char">
    <w:name w:val="Body Text 3 Char"/>
    <w:link w:val="BodyText3"/>
    <w:rsid w:val="002B4E3C"/>
    <w:rPr>
      <w:rFonts w:ascii="Times New Roman" w:eastAsia="Times New Roman" w:hAnsi="Times New Roman" w:cs="Times New Roman"/>
      <w:sz w:val="24"/>
      <w:lang w:eastAsia="it-IT"/>
    </w:rPr>
  </w:style>
  <w:style w:type="table" w:styleId="TableGrid">
    <w:name w:val="Table Grid"/>
    <w:basedOn w:val="TableNormal"/>
    <w:rsid w:val="002B4E3C"/>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semiHidden/>
    <w:unhideWhenUsed/>
    <w:rsid w:val="002E2734"/>
    <w:rPr>
      <w:color w:val="0000FF"/>
      <w:u w:val="single"/>
    </w:rPr>
  </w:style>
  <w:style w:type="paragraph" w:styleId="ListBullet">
    <w:name w:val="List Bullet"/>
    <w:basedOn w:val="Normal"/>
    <w:uiPriority w:val="99"/>
    <w:unhideWhenUsed/>
    <w:rsid w:val="007A4F22"/>
    <w:pPr>
      <w:numPr>
        <w:numId w:val="19"/>
      </w:numPr>
      <w:contextualSpacing/>
    </w:pPr>
  </w:style>
  <w:style w:type="paragraph" w:styleId="BalloonText">
    <w:name w:val="Balloon Text"/>
    <w:basedOn w:val="Normal"/>
    <w:link w:val="BalloonTextChar"/>
    <w:uiPriority w:val="99"/>
    <w:semiHidden/>
    <w:unhideWhenUsed/>
    <w:rsid w:val="001954CD"/>
    <w:rPr>
      <w:rFonts w:ascii="Tahoma" w:hAnsi="Tahoma" w:cs="Tahoma"/>
      <w:sz w:val="16"/>
      <w:szCs w:val="16"/>
    </w:rPr>
  </w:style>
  <w:style w:type="character" w:customStyle="1" w:styleId="BalloonTextChar">
    <w:name w:val="Balloon Text Char"/>
    <w:basedOn w:val="DefaultParagraphFont"/>
    <w:link w:val="BalloonText"/>
    <w:uiPriority w:val="99"/>
    <w:semiHidden/>
    <w:rsid w:val="001954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DE2"/>
    <w:pPr>
      <w:ind w:left="720"/>
    </w:pPr>
  </w:style>
  <w:style w:type="paragraph" w:styleId="Header">
    <w:name w:val="header"/>
    <w:basedOn w:val="Normal"/>
    <w:link w:val="HeaderChar"/>
    <w:uiPriority w:val="99"/>
    <w:unhideWhenUsed/>
    <w:rsid w:val="001919F9"/>
    <w:pPr>
      <w:tabs>
        <w:tab w:val="center" w:pos="4680"/>
        <w:tab w:val="right" w:pos="9360"/>
      </w:tabs>
    </w:pPr>
  </w:style>
  <w:style w:type="character" w:customStyle="1" w:styleId="HeaderChar">
    <w:name w:val="Header Char"/>
    <w:basedOn w:val="DefaultParagraphFont"/>
    <w:link w:val="Header"/>
    <w:uiPriority w:val="99"/>
    <w:rsid w:val="001919F9"/>
  </w:style>
  <w:style w:type="paragraph" w:styleId="Footer">
    <w:name w:val="footer"/>
    <w:basedOn w:val="Normal"/>
    <w:link w:val="FooterChar"/>
    <w:uiPriority w:val="99"/>
    <w:unhideWhenUsed/>
    <w:rsid w:val="001919F9"/>
    <w:pPr>
      <w:tabs>
        <w:tab w:val="center" w:pos="4680"/>
        <w:tab w:val="right" w:pos="9360"/>
      </w:tabs>
    </w:pPr>
  </w:style>
  <w:style w:type="character" w:customStyle="1" w:styleId="FooterChar">
    <w:name w:val="Footer Char"/>
    <w:basedOn w:val="DefaultParagraphFont"/>
    <w:link w:val="Footer"/>
    <w:uiPriority w:val="99"/>
    <w:rsid w:val="001919F9"/>
  </w:style>
  <w:style w:type="paragraph" w:styleId="Caption">
    <w:name w:val="caption"/>
    <w:basedOn w:val="Normal"/>
    <w:next w:val="Normal"/>
    <w:uiPriority w:val="35"/>
    <w:unhideWhenUsed/>
    <w:qFormat/>
    <w:rsid w:val="00EA4BAD"/>
    <w:rPr>
      <w:b/>
      <w:bCs/>
    </w:rPr>
  </w:style>
  <w:style w:type="paragraph" w:styleId="BodyText3">
    <w:name w:val="Body Text 3"/>
    <w:basedOn w:val="Normal"/>
    <w:link w:val="BodyText3Char"/>
    <w:unhideWhenUsed/>
    <w:rsid w:val="002B4E3C"/>
    <w:rPr>
      <w:rFonts w:ascii="Times New Roman" w:eastAsia="Times New Roman" w:hAnsi="Times New Roman" w:cs="Times New Roman"/>
      <w:sz w:val="24"/>
      <w:lang w:eastAsia="it-IT"/>
    </w:rPr>
  </w:style>
  <w:style w:type="character" w:customStyle="1" w:styleId="BodyText3Char">
    <w:name w:val="Body Text 3 Char"/>
    <w:link w:val="BodyText3"/>
    <w:rsid w:val="002B4E3C"/>
    <w:rPr>
      <w:rFonts w:ascii="Times New Roman" w:eastAsia="Times New Roman" w:hAnsi="Times New Roman" w:cs="Times New Roman"/>
      <w:sz w:val="24"/>
      <w:lang w:eastAsia="it-IT"/>
    </w:rPr>
  </w:style>
  <w:style w:type="table" w:styleId="TableGrid">
    <w:name w:val="Table Grid"/>
    <w:basedOn w:val="TableNormal"/>
    <w:rsid w:val="002B4E3C"/>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semiHidden/>
    <w:unhideWhenUsed/>
    <w:rsid w:val="002E2734"/>
    <w:rPr>
      <w:color w:val="0000FF"/>
      <w:u w:val="single"/>
    </w:rPr>
  </w:style>
  <w:style w:type="paragraph" w:styleId="ListBullet">
    <w:name w:val="List Bullet"/>
    <w:basedOn w:val="Normal"/>
    <w:uiPriority w:val="99"/>
    <w:unhideWhenUsed/>
    <w:rsid w:val="007A4F22"/>
    <w:pPr>
      <w:numPr>
        <w:numId w:val="19"/>
      </w:numPr>
      <w:contextualSpacing/>
    </w:pPr>
  </w:style>
  <w:style w:type="paragraph" w:styleId="BalloonText">
    <w:name w:val="Balloon Text"/>
    <w:basedOn w:val="Normal"/>
    <w:link w:val="BalloonTextChar"/>
    <w:uiPriority w:val="99"/>
    <w:semiHidden/>
    <w:unhideWhenUsed/>
    <w:rsid w:val="001954CD"/>
    <w:rPr>
      <w:rFonts w:ascii="Tahoma" w:hAnsi="Tahoma" w:cs="Tahoma"/>
      <w:sz w:val="16"/>
      <w:szCs w:val="16"/>
    </w:rPr>
  </w:style>
  <w:style w:type="character" w:customStyle="1" w:styleId="BalloonTextChar">
    <w:name w:val="Balloon Text Char"/>
    <w:basedOn w:val="DefaultParagraphFont"/>
    <w:link w:val="BalloonText"/>
    <w:uiPriority w:val="99"/>
    <w:semiHidden/>
    <w:rsid w:val="001954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872761">
      <w:bodyDiv w:val="1"/>
      <w:marLeft w:val="0"/>
      <w:marRight w:val="0"/>
      <w:marTop w:val="0"/>
      <w:marBottom w:val="0"/>
      <w:divBdr>
        <w:top w:val="none" w:sz="0" w:space="0" w:color="auto"/>
        <w:left w:val="none" w:sz="0" w:space="0" w:color="auto"/>
        <w:bottom w:val="none" w:sz="0" w:space="0" w:color="auto"/>
        <w:right w:val="none" w:sz="0" w:space="0" w:color="auto"/>
      </w:divBdr>
    </w:div>
    <w:div w:id="569581612">
      <w:bodyDiv w:val="1"/>
      <w:marLeft w:val="0"/>
      <w:marRight w:val="0"/>
      <w:marTop w:val="0"/>
      <w:marBottom w:val="0"/>
      <w:divBdr>
        <w:top w:val="none" w:sz="0" w:space="0" w:color="auto"/>
        <w:left w:val="none" w:sz="0" w:space="0" w:color="auto"/>
        <w:bottom w:val="none" w:sz="0" w:space="0" w:color="auto"/>
        <w:right w:val="none" w:sz="0" w:space="0" w:color="auto"/>
      </w:divBdr>
    </w:div>
    <w:div w:id="789083793">
      <w:bodyDiv w:val="1"/>
      <w:marLeft w:val="0"/>
      <w:marRight w:val="0"/>
      <w:marTop w:val="0"/>
      <w:marBottom w:val="0"/>
      <w:divBdr>
        <w:top w:val="none" w:sz="0" w:space="0" w:color="auto"/>
        <w:left w:val="none" w:sz="0" w:space="0" w:color="auto"/>
        <w:bottom w:val="none" w:sz="0" w:space="0" w:color="auto"/>
        <w:right w:val="none" w:sz="0" w:space="0" w:color="auto"/>
      </w:divBdr>
    </w:div>
    <w:div w:id="817571612">
      <w:bodyDiv w:val="1"/>
      <w:marLeft w:val="0"/>
      <w:marRight w:val="0"/>
      <w:marTop w:val="0"/>
      <w:marBottom w:val="0"/>
      <w:divBdr>
        <w:top w:val="none" w:sz="0" w:space="0" w:color="auto"/>
        <w:left w:val="none" w:sz="0" w:space="0" w:color="auto"/>
        <w:bottom w:val="none" w:sz="0" w:space="0" w:color="auto"/>
        <w:right w:val="none" w:sz="0" w:space="0" w:color="auto"/>
      </w:divBdr>
    </w:div>
    <w:div w:id="899051983">
      <w:bodyDiv w:val="1"/>
      <w:marLeft w:val="0"/>
      <w:marRight w:val="0"/>
      <w:marTop w:val="0"/>
      <w:marBottom w:val="0"/>
      <w:divBdr>
        <w:top w:val="none" w:sz="0" w:space="0" w:color="auto"/>
        <w:left w:val="none" w:sz="0" w:space="0" w:color="auto"/>
        <w:bottom w:val="none" w:sz="0" w:space="0" w:color="auto"/>
        <w:right w:val="none" w:sz="0" w:space="0" w:color="auto"/>
      </w:divBdr>
    </w:div>
    <w:div w:id="1016618606">
      <w:bodyDiv w:val="1"/>
      <w:marLeft w:val="0"/>
      <w:marRight w:val="0"/>
      <w:marTop w:val="0"/>
      <w:marBottom w:val="0"/>
      <w:divBdr>
        <w:top w:val="none" w:sz="0" w:space="0" w:color="auto"/>
        <w:left w:val="none" w:sz="0" w:space="0" w:color="auto"/>
        <w:bottom w:val="none" w:sz="0" w:space="0" w:color="auto"/>
        <w:right w:val="none" w:sz="0" w:space="0" w:color="auto"/>
      </w:divBdr>
    </w:div>
    <w:div w:id="1519857142">
      <w:bodyDiv w:val="1"/>
      <w:marLeft w:val="0"/>
      <w:marRight w:val="0"/>
      <w:marTop w:val="0"/>
      <w:marBottom w:val="0"/>
      <w:divBdr>
        <w:top w:val="none" w:sz="0" w:space="0" w:color="auto"/>
        <w:left w:val="none" w:sz="0" w:space="0" w:color="auto"/>
        <w:bottom w:val="none" w:sz="0" w:space="0" w:color="auto"/>
        <w:right w:val="none" w:sz="0" w:space="0" w:color="auto"/>
      </w:divBdr>
    </w:div>
    <w:div w:id="1594430986">
      <w:bodyDiv w:val="1"/>
      <w:marLeft w:val="0"/>
      <w:marRight w:val="0"/>
      <w:marTop w:val="0"/>
      <w:marBottom w:val="0"/>
      <w:divBdr>
        <w:top w:val="none" w:sz="0" w:space="0" w:color="auto"/>
        <w:left w:val="none" w:sz="0" w:space="0" w:color="auto"/>
        <w:bottom w:val="none" w:sz="0" w:space="0" w:color="auto"/>
        <w:right w:val="none" w:sz="0" w:space="0" w:color="auto"/>
      </w:divBdr>
    </w:div>
    <w:div w:id="1739598135">
      <w:bodyDiv w:val="1"/>
      <w:marLeft w:val="0"/>
      <w:marRight w:val="0"/>
      <w:marTop w:val="0"/>
      <w:marBottom w:val="0"/>
      <w:divBdr>
        <w:top w:val="none" w:sz="0" w:space="0" w:color="auto"/>
        <w:left w:val="none" w:sz="0" w:space="0" w:color="auto"/>
        <w:bottom w:val="none" w:sz="0" w:space="0" w:color="auto"/>
        <w:right w:val="none" w:sz="0" w:space="0" w:color="auto"/>
      </w:divBdr>
    </w:div>
    <w:div w:id="1924609939">
      <w:bodyDiv w:val="1"/>
      <w:marLeft w:val="0"/>
      <w:marRight w:val="0"/>
      <w:marTop w:val="0"/>
      <w:marBottom w:val="0"/>
      <w:divBdr>
        <w:top w:val="none" w:sz="0" w:space="0" w:color="auto"/>
        <w:left w:val="none" w:sz="0" w:space="0" w:color="auto"/>
        <w:bottom w:val="none" w:sz="0" w:space="0" w:color="auto"/>
        <w:right w:val="none" w:sz="0" w:space="0" w:color="auto"/>
      </w:divBdr>
    </w:div>
    <w:div w:id="1980067689">
      <w:bodyDiv w:val="1"/>
      <w:marLeft w:val="0"/>
      <w:marRight w:val="0"/>
      <w:marTop w:val="0"/>
      <w:marBottom w:val="0"/>
      <w:divBdr>
        <w:top w:val="none" w:sz="0" w:space="0" w:color="auto"/>
        <w:left w:val="none" w:sz="0" w:space="0" w:color="auto"/>
        <w:bottom w:val="none" w:sz="0" w:space="0" w:color="auto"/>
        <w:right w:val="none" w:sz="0" w:space="0" w:color="auto"/>
      </w:divBdr>
    </w:div>
    <w:div w:id="211806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http://quantlib.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0191C-11EF-4537-8716-308CD7605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Banca IMI</Company>
  <LinksUpToDate>false</LinksUpToDate>
  <CharactersWithSpaces>22008</CharactersWithSpaces>
  <SharedDoc>false</SharedDoc>
  <HLinks>
    <vt:vector size="6" baseType="variant">
      <vt:variant>
        <vt:i4>5570580</vt:i4>
      </vt:variant>
      <vt:variant>
        <vt:i4>0</vt:i4>
      </vt:variant>
      <vt:variant>
        <vt:i4>0</vt:i4>
      </vt:variant>
      <vt:variant>
        <vt:i4>5</vt:i4>
      </vt:variant>
      <vt:variant>
        <vt:lpwstr>http://quantlib.org/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MORENI NICOLA</dc:creator>
  <cp:lastModifiedBy>MORENI NICOLA</cp:lastModifiedBy>
  <cp:revision>5</cp:revision>
  <dcterms:created xsi:type="dcterms:W3CDTF">2016-06-27T15:26:00Z</dcterms:created>
  <dcterms:modified xsi:type="dcterms:W3CDTF">2016-06-28T10:34:00Z</dcterms:modified>
</cp:coreProperties>
</file>